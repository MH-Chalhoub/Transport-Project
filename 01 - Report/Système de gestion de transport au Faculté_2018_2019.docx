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77C46" w14:textId="22B0E2EA" w:rsidR="008F672B" w:rsidRPr="009A09D1" w:rsidRDefault="008F672B" w:rsidP="009A09D1">
      <w:pPr>
        <w:pStyle w:val="Title"/>
        <w:jc w:val="center"/>
        <w:rPr>
          <w:rFonts w:ascii="Bodoni MT Condensed" w:hAnsi="Bodoni MT Condensed"/>
          <w:color w:val="0070C0"/>
          <w:sz w:val="72"/>
          <w:szCs w:val="72"/>
          <w:u w:val="single"/>
          <w:lang w:val="fr-FR"/>
        </w:rPr>
      </w:pPr>
      <w:r w:rsidRPr="009A09D1">
        <w:rPr>
          <w:rFonts w:ascii="Bodoni MT Condensed" w:hAnsi="Bodoni MT Condensed"/>
          <w:color w:val="0070C0"/>
          <w:sz w:val="72"/>
          <w:szCs w:val="72"/>
          <w:u w:val="single"/>
          <w:lang w:val="fr-FR"/>
        </w:rPr>
        <w:t>Système de gestion de transport au Faculté</w:t>
      </w:r>
    </w:p>
    <w:p w14:paraId="7D11B7B4" w14:textId="7F6BFDFD" w:rsidR="00370FA7" w:rsidRDefault="00370FA7" w:rsidP="005F1B71">
      <w:pPr>
        <w:ind w:firstLine="432"/>
        <w:rPr>
          <w:lang w:val="fr-FR"/>
        </w:rPr>
      </w:pPr>
      <w:bookmarkStart w:id="0" w:name="_Hlk534899461"/>
      <w:bookmarkEnd w:id="0"/>
    </w:p>
    <w:p w14:paraId="2EF3073A" w14:textId="5900B831" w:rsidR="00370FA7" w:rsidRDefault="009A09D1">
      <w:pPr>
        <w:rPr>
          <w:lang w:val="fr-FR"/>
        </w:rPr>
      </w:pP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EE0C827" wp14:editId="02CC90B2">
                <wp:simplePos x="0" y="0"/>
                <wp:positionH relativeFrom="margin">
                  <wp:align>center</wp:align>
                </wp:positionH>
                <wp:positionV relativeFrom="paragraph">
                  <wp:posOffset>5761990</wp:posOffset>
                </wp:positionV>
                <wp:extent cx="6621780" cy="2162810"/>
                <wp:effectExtent l="0" t="0" r="26670" b="889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1780" cy="2162810"/>
                          <a:chOff x="0" y="0"/>
                          <a:chExt cx="6621780" cy="2162810"/>
                        </a:xfrm>
                      </wpg:grpSpPr>
                      <wps:wsp>
                        <wps:cNvPr id="37" name="Straight Connector 36"/>
                        <wps:cNvCnPr/>
                        <wps:spPr>
                          <a:xfrm>
                            <a:off x="0" y="0"/>
                            <a:ext cx="66217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8"/>
                        <wps:cNvCnPr/>
                        <wps:spPr>
                          <a:xfrm flipV="1">
                            <a:off x="3295650" y="419100"/>
                            <a:ext cx="0" cy="17227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Box 4"/>
                        <wps:cNvSpPr txBox="1"/>
                        <wps:spPr>
                          <a:xfrm>
                            <a:off x="476250" y="647700"/>
                            <a:ext cx="2498725" cy="15049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DD614E" w14:textId="77777777" w:rsidR="009A09D1" w:rsidRPr="002C455B" w:rsidRDefault="009A09D1" w:rsidP="009A09D1">
                              <w:pPr>
                                <w:pStyle w:val="NoSpacingChar"/>
                                <w:spacing w:after="0"/>
                                <w:jc w:val="center"/>
                                <w:rPr>
                                  <w:lang w:val="fr-FR"/>
                                </w:rPr>
                              </w:pPr>
                              <w:r w:rsidRPr="002C455B">
                                <w:rPr>
                                  <w:rFonts w:ascii="Bodoni MT Condensed" w:hAnsi="Bodoni MT Condensed"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fr-FR"/>
                                </w:rPr>
                                <w:t>Par</w:t>
                              </w:r>
                            </w:p>
                            <w:p w14:paraId="58EABFE8" w14:textId="77777777" w:rsidR="009A09D1" w:rsidRPr="004143F3" w:rsidRDefault="009A09D1" w:rsidP="009A09D1">
                              <w:pPr>
                                <w:pStyle w:val="NoSpacingChar"/>
                                <w:spacing w:after="0"/>
                                <w:jc w:val="center"/>
                                <w:rPr>
                                  <w:rFonts w:ascii="Bodoni MT Condensed" w:hAnsi="Bodoni MT Condensed"/>
                                  <w:b/>
                                  <w:bCs/>
                                  <w:sz w:val="56"/>
                                  <w:szCs w:val="56"/>
                                  <w:lang w:val="fr-FR"/>
                                </w:rPr>
                              </w:pPr>
                              <w:r w:rsidRPr="002C455B">
                                <w:rPr>
                                  <w:rFonts w:ascii="Bodoni MT Condensed" w:hAnsi="Bodoni MT Condensed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fr-FR"/>
                                </w:rPr>
                                <w:t>Mohamad CHALHOUB</w:t>
                              </w:r>
                            </w:p>
                          </w:txbxContent>
                        </wps:txbx>
                        <wps:bodyPr wrap="square" numCol="1" rtlCol="0">
                          <a:noAutofit/>
                        </wps:bodyPr>
                      </wps:wsp>
                      <wps:wsp>
                        <wps:cNvPr id="39" name="TextBox 38"/>
                        <wps:cNvSpPr txBox="1"/>
                        <wps:spPr>
                          <a:xfrm>
                            <a:off x="3905250" y="676275"/>
                            <a:ext cx="1905000" cy="148653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D10790" w14:textId="77777777" w:rsidR="009A09D1" w:rsidRPr="002C455B" w:rsidRDefault="009A09D1" w:rsidP="009A09D1">
                              <w:pPr>
                                <w:pStyle w:val="NoSpacingChar"/>
                                <w:spacing w:after="0"/>
                                <w:jc w:val="center"/>
                                <w:rPr>
                                  <w:lang w:val="fr-FR"/>
                                </w:rPr>
                              </w:pPr>
                              <w:r w:rsidRPr="002C455B">
                                <w:rPr>
                                  <w:rFonts w:ascii="Bodoni MT Condensed" w:hAnsi="Bodoni MT Condensed"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fr-FR"/>
                                </w:rPr>
                                <w:t>Sous-direction de</w:t>
                              </w:r>
                            </w:p>
                            <w:p w14:paraId="2E1C08D0" w14:textId="4F8FA1C0" w:rsidR="009A09D1" w:rsidRPr="002C455B" w:rsidRDefault="009A09D1" w:rsidP="009A09D1">
                              <w:pPr>
                                <w:pStyle w:val="NoSpacingChar"/>
                                <w:spacing w:after="0"/>
                                <w:jc w:val="center"/>
                                <w:rPr>
                                  <w:lang w:val="fr-FR"/>
                                </w:rPr>
                              </w:pPr>
                              <w:r w:rsidRPr="002C455B">
                                <w:rPr>
                                  <w:rFonts w:ascii="Bodoni MT Condensed" w:hAnsi="Bodoni MT Condensed"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fr-FR"/>
                                </w:rPr>
                                <w:t xml:space="preserve">Dr </w:t>
                              </w:r>
                              <w:r>
                                <w:rPr>
                                  <w:rFonts w:ascii="Bodoni MT Condensed" w:hAnsi="Bodoni MT Condensed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fr-FR"/>
                                </w:rPr>
                                <w:t>Ali JABER</w:t>
                              </w:r>
                            </w:p>
                          </w:txbxContent>
                        </wps:txbx>
                        <wps:bodyPr wrap="square" numCol="1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E0C827" id="Group 22" o:spid="_x0000_s1026" style="position:absolute;margin-left:0;margin-top:453.7pt;width:521.4pt;height:170.3pt;z-index:251679744;mso-position-horizontal:center;mso-position-horizontal-relative:margin;mso-height-relative:margin" coordsize="66217,21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">
                <v:line id="Straight Connector 36" o:spid="_x0000_s1027" style="position:absolute;visibility:visible;mso-wrap-style:square" from="0,0" to="6621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" strokecolor="black [3200]" strokeweight=".5pt">
                  <v:stroke joinstyle="miter"/>
                </v:line>
                <v:line id="Straight Connector 8" o:spid="_x0000_s1028" style="position:absolute;flip:y;visibility:visible;mso-wrap-style:square" from="32956,4191" to="32956,21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" strokecolor="black [3200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4762;top:6477;width:24987;height:15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45DD614E" w14:textId="77777777" w:rsidR="009A09D1" w:rsidRPr="002C455B" w:rsidRDefault="009A09D1" w:rsidP="009A09D1">
                        <w:pPr>
                          <w:pStyle w:val="NoSpacingChar"/>
                          <w:spacing w:after="0"/>
                          <w:jc w:val="center"/>
                          <w:rPr>
                            <w:lang w:val="fr-FR"/>
                          </w:rPr>
                        </w:pPr>
                        <w:r w:rsidRPr="002C455B">
                          <w:rPr>
                            <w:rFonts w:ascii="Bodoni MT Condensed" w:hAnsi="Bodoni MT Condensed"/>
                            <w:color w:val="000000" w:themeColor="text1"/>
                            <w:kern w:val="24"/>
                            <w:sz w:val="56"/>
                            <w:szCs w:val="56"/>
                            <w:lang w:val="fr-FR"/>
                          </w:rPr>
                          <w:t>Par</w:t>
                        </w:r>
                      </w:p>
                      <w:p w14:paraId="58EABFE8" w14:textId="77777777" w:rsidR="009A09D1" w:rsidRPr="004143F3" w:rsidRDefault="009A09D1" w:rsidP="009A09D1">
                        <w:pPr>
                          <w:pStyle w:val="NoSpacingChar"/>
                          <w:spacing w:after="0"/>
                          <w:jc w:val="center"/>
                          <w:rPr>
                            <w:rFonts w:ascii="Bodoni MT Condensed" w:hAnsi="Bodoni MT Condensed"/>
                            <w:b/>
                            <w:bCs/>
                            <w:sz w:val="56"/>
                            <w:szCs w:val="56"/>
                            <w:lang w:val="fr-FR"/>
                          </w:rPr>
                        </w:pPr>
                        <w:r w:rsidRPr="002C455B">
                          <w:rPr>
                            <w:rFonts w:ascii="Bodoni MT Condensed" w:hAnsi="Bodoni MT Condensed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fr-FR"/>
                          </w:rPr>
                          <w:t>Mohamad CHALHOUB</w:t>
                        </w:r>
                      </w:p>
                    </w:txbxContent>
                  </v:textbox>
                </v:shape>
                <v:shape id="TextBox 38" o:spid="_x0000_s1030" type="#_x0000_t202" style="position:absolute;left:39052;top:6762;width:19050;height:14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40D10790" w14:textId="77777777" w:rsidR="009A09D1" w:rsidRPr="002C455B" w:rsidRDefault="009A09D1" w:rsidP="009A09D1">
                        <w:pPr>
                          <w:pStyle w:val="NoSpacingChar"/>
                          <w:spacing w:after="0"/>
                          <w:jc w:val="center"/>
                          <w:rPr>
                            <w:lang w:val="fr-FR"/>
                          </w:rPr>
                        </w:pPr>
                        <w:r w:rsidRPr="002C455B">
                          <w:rPr>
                            <w:rFonts w:ascii="Bodoni MT Condensed" w:hAnsi="Bodoni MT Condensed"/>
                            <w:color w:val="000000" w:themeColor="text1"/>
                            <w:kern w:val="24"/>
                            <w:sz w:val="56"/>
                            <w:szCs w:val="56"/>
                            <w:lang w:val="fr-FR"/>
                          </w:rPr>
                          <w:t>Sous-direction de</w:t>
                        </w:r>
                      </w:p>
                      <w:p w14:paraId="2E1C08D0" w14:textId="4F8FA1C0" w:rsidR="009A09D1" w:rsidRPr="002C455B" w:rsidRDefault="009A09D1" w:rsidP="009A09D1">
                        <w:pPr>
                          <w:pStyle w:val="NoSpacingChar"/>
                          <w:spacing w:after="0"/>
                          <w:jc w:val="center"/>
                          <w:rPr>
                            <w:lang w:val="fr-FR"/>
                          </w:rPr>
                        </w:pPr>
                        <w:r w:rsidRPr="002C455B">
                          <w:rPr>
                            <w:rFonts w:ascii="Bodoni MT Condensed" w:hAnsi="Bodoni MT Condensed"/>
                            <w:color w:val="000000" w:themeColor="text1"/>
                            <w:kern w:val="24"/>
                            <w:sz w:val="56"/>
                            <w:szCs w:val="56"/>
                            <w:lang w:val="fr-FR"/>
                          </w:rPr>
                          <w:t xml:space="preserve">Dr </w:t>
                        </w:r>
                        <w:r>
                          <w:rPr>
                            <w:rFonts w:ascii="Bodoni MT Condensed" w:hAnsi="Bodoni MT Condensed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fr-FR"/>
                          </w:rPr>
                          <w:t>Ali JABER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70FA7">
        <w:rPr>
          <w:noProof/>
          <w:lang w:val="fr-FR"/>
        </w:rPr>
        <w:drawing>
          <wp:anchor distT="0" distB="0" distL="114300" distR="114300" simplePos="0" relativeHeight="251672576" behindDoc="0" locked="0" layoutInCell="1" allowOverlap="1" wp14:anchorId="5007AEE3" wp14:editId="2199F0B8">
            <wp:simplePos x="0" y="0"/>
            <wp:positionH relativeFrom="margin">
              <wp:align>center</wp:align>
            </wp:positionH>
            <wp:positionV relativeFrom="paragraph">
              <wp:posOffset>902335</wp:posOffset>
            </wp:positionV>
            <wp:extent cx="6771055" cy="35280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o_bemidjib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05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FA7">
        <w:rPr>
          <w:lang w:val="fr-FR"/>
        </w:rPr>
        <w:br w:type="page"/>
      </w:r>
    </w:p>
    <w:p w14:paraId="391E2BE5" w14:textId="12844263" w:rsidR="00370FA7" w:rsidRDefault="00370FA7" w:rsidP="005F1B71">
      <w:pPr>
        <w:ind w:firstLine="432"/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161417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54E26E" w14:textId="0BCE83CD" w:rsidR="00370FA7" w:rsidRDefault="00370FA7">
          <w:pPr>
            <w:pStyle w:val="TOCHeading"/>
          </w:pPr>
          <w:proofErr w:type="spellStart"/>
          <w:r>
            <w:t>Sommaire</w:t>
          </w:r>
          <w:proofErr w:type="spellEnd"/>
        </w:p>
        <w:p w14:paraId="0DBA4E7B" w14:textId="25E18C73" w:rsidR="00370FA7" w:rsidRDefault="00370FA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4903145" w:history="1">
            <w:r w:rsidRPr="006C527F">
              <w:rPr>
                <w:rStyle w:val="Hyperlink"/>
                <w:noProof/>
                <w:lang w:val="fr-FR"/>
              </w:rPr>
              <w:t>Object du document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_Toc534903145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18FFD" w14:textId="20D21CFA" w:rsidR="00370FA7" w:rsidRDefault="00B929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34903146" w:history="1">
            <w:r w:rsidR="00370FA7" w:rsidRPr="006C527F">
              <w:rPr>
                <w:rStyle w:val="Hyperlink"/>
                <w:noProof/>
                <w:lang w:val="fr-FR"/>
              </w:rPr>
              <w:t>A - Introduction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_Toc534903146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3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1CDDB0F2" w14:textId="40020E34" w:rsidR="00370FA7" w:rsidRDefault="00B929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34903147" w:history="1">
            <w:r w:rsidR="00370FA7" w:rsidRPr="006C527F">
              <w:rPr>
                <w:rStyle w:val="Hyperlink"/>
                <w:noProof/>
                <w:lang w:val="fr-FR"/>
              </w:rPr>
              <w:t>B - Application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_Toc534903147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3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7FD9EF67" w14:textId="2A1CCC86" w:rsidR="00370FA7" w:rsidRDefault="00B92971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48" w:history="1">
            <w:r w:rsidR="00370FA7" w:rsidRPr="006C527F">
              <w:rPr>
                <w:rStyle w:val="Hyperlink"/>
                <w:noProof/>
                <w:lang w:val="fr-FR"/>
              </w:rPr>
              <w:t>B.1 - S’identifier 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_Toc534903148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3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66C24B29" w14:textId="477416C5" w:rsidR="00370FA7" w:rsidRDefault="00B92971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49" w:history="1">
            <w:r w:rsidR="00370FA7" w:rsidRPr="006C527F">
              <w:rPr>
                <w:rStyle w:val="Hyperlink"/>
                <w:noProof/>
                <w:lang w:val="fr-FR"/>
              </w:rPr>
              <w:t>B.2 - Création du compte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_Toc534903149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3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46CA50C4" w14:textId="6B5F967C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0" w:history="1">
            <w:r w:rsidR="00370FA7" w:rsidRPr="006C527F">
              <w:rPr>
                <w:rStyle w:val="Hyperlink"/>
                <w:noProof/>
                <w:lang w:val="fr-FR"/>
              </w:rPr>
              <w:t>B.2.a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Préciser le propriétaire du compte 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_Toc534903150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4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5A89461E" w14:textId="5FF2B93A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1" w:history="1">
            <w:r w:rsidR="00370FA7" w:rsidRPr="006C527F">
              <w:rPr>
                <w:rStyle w:val="Hyperlink"/>
                <w:noProof/>
                <w:lang w:val="fr-FR"/>
              </w:rPr>
              <w:t>B.2.b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Entrer les informations personnelles (Etudiant) 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_Toc534903151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4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5F53E1B6" w14:textId="52F06669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2" w:history="1">
            <w:r w:rsidR="00370FA7" w:rsidRPr="006C527F">
              <w:rPr>
                <w:rStyle w:val="Hyperlink"/>
                <w:noProof/>
                <w:lang w:val="fr-FR"/>
              </w:rPr>
              <w:t>B.2.c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Entrer son programme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_Toc534903152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4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3006E3C7" w14:textId="42F7F4CD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3" w:history="1">
            <w:r w:rsidR="00370FA7" w:rsidRPr="006C527F">
              <w:rPr>
                <w:rStyle w:val="Hyperlink"/>
                <w:noProof/>
                <w:lang w:val="fr-FR"/>
              </w:rPr>
              <w:t>B.2.d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Confirmation de l’enregistrement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_Toc534903153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4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135D08E9" w14:textId="58353F74" w:rsidR="00370FA7" w:rsidRDefault="00B92971">
          <w:pPr>
            <w:pStyle w:val="TOC3"/>
            <w:tabs>
              <w:tab w:val="left" w:pos="1918"/>
              <w:tab w:val="right" w:leader="dot" w:pos="9016"/>
            </w:tabs>
            <w:rPr>
              <w:rFonts w:cstheme="minorBidi"/>
              <w:noProof/>
            </w:rPr>
          </w:pPr>
          <w:hyperlink w:anchor="_Toc534903154" w:history="1">
            <w:r w:rsidR="00370FA7" w:rsidRPr="006C527F">
              <w:rPr>
                <w:rStyle w:val="Hyperlink"/>
                <w:noProof/>
                <w:lang w:val="fr-FR"/>
              </w:rPr>
              <w:t>B.2.e - Profil d</w:t>
            </w:r>
            <w:r w:rsidR="00370FA7">
              <w:rPr>
                <w:rFonts w:cstheme="minorBidi"/>
                <w:noProof/>
              </w:rPr>
              <w:tab/>
            </w:r>
            <w:r w:rsidR="00370FA7" w:rsidRPr="006C527F">
              <w:rPr>
                <w:rStyle w:val="Hyperlink"/>
                <w:noProof/>
                <w:lang w:val="fr-FR"/>
              </w:rPr>
              <w:t>e l’étudiant 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_Toc534903154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4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732B8E49" w14:textId="671DF390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5" w:history="1">
            <w:r w:rsidR="00370FA7" w:rsidRPr="006C527F">
              <w:rPr>
                <w:rStyle w:val="Hyperlink"/>
                <w:noProof/>
                <w:lang w:val="fr-FR"/>
              </w:rPr>
              <w:t>B.2.f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Entrer les informations personnelles (Chauffeur) 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_Toc534903155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5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68FE76D6" w14:textId="16806E46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6" w:history="1">
            <w:r w:rsidR="00370FA7" w:rsidRPr="006C527F">
              <w:rPr>
                <w:rStyle w:val="Hyperlink"/>
                <w:noProof/>
                <w:lang w:val="fr-FR"/>
              </w:rPr>
              <w:t>B.2.g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Entrer les informations du bus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_Toc534903156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5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0521D460" w14:textId="4F647795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7" w:history="1">
            <w:r w:rsidR="00370FA7" w:rsidRPr="006C527F">
              <w:rPr>
                <w:rStyle w:val="Hyperlink"/>
                <w:noProof/>
                <w:lang w:val="fr-FR"/>
              </w:rPr>
              <w:t>B.2.h -</w:t>
            </w:r>
            <w:r w:rsidR="00370FA7" w:rsidRPr="006C527F">
              <w:rPr>
                <w:rStyle w:val="Hyperlink"/>
                <w:noProof/>
              </w:rPr>
              <w:t xml:space="preserve"> </w:t>
            </w:r>
            <w:r w:rsidR="00370FA7" w:rsidRPr="006C527F">
              <w:rPr>
                <w:rStyle w:val="Hyperlink"/>
                <w:noProof/>
                <w:lang w:val="fr-FR"/>
              </w:rPr>
              <w:t>Confirmation de l’enregistrement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_Toc534903157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6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7DDD182D" w14:textId="0AD30248" w:rsidR="00370FA7" w:rsidRDefault="00B92971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58" w:history="1">
            <w:r w:rsidR="00370FA7" w:rsidRPr="006C527F">
              <w:rPr>
                <w:rStyle w:val="Hyperlink"/>
                <w:noProof/>
                <w:lang w:val="fr-FR"/>
              </w:rPr>
              <w:t>B.2.i - Profil du chauffeur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_Toc534903158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6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25F5641F" w14:textId="7325A2E8" w:rsidR="00370FA7" w:rsidRDefault="00B929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34903159" w:history="1">
            <w:r w:rsidR="00370FA7" w:rsidRPr="006C527F">
              <w:rPr>
                <w:rStyle w:val="Hyperlink"/>
                <w:noProof/>
                <w:lang w:val="fr-FR"/>
              </w:rPr>
              <w:t>C - Use case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_Toc534903159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7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520EB0C8" w14:textId="1DA3C8FB" w:rsidR="00370FA7" w:rsidRDefault="00B929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34903160" w:history="1">
            <w:r w:rsidR="00370FA7" w:rsidRPr="006C527F">
              <w:rPr>
                <w:rStyle w:val="Hyperlink"/>
                <w:noProof/>
                <w:lang w:val="fr-FR"/>
              </w:rPr>
              <w:t>D - Diagramme d’activité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_Toc534903160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7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18A0D95A" w14:textId="05FF8D3D" w:rsidR="00370FA7" w:rsidRDefault="00B929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34903161" w:history="1">
            <w:r w:rsidR="00370FA7" w:rsidRPr="006C527F">
              <w:rPr>
                <w:rStyle w:val="Hyperlink"/>
                <w:noProof/>
                <w:lang w:val="fr-FR"/>
              </w:rPr>
              <w:t>E - Base des données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_Toc534903161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8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6DBF0C5D" w14:textId="258CB15C" w:rsidR="00370FA7" w:rsidRDefault="00B92971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62" w:history="1">
            <w:r w:rsidR="00370FA7" w:rsidRPr="006C527F">
              <w:rPr>
                <w:rStyle w:val="Hyperlink"/>
                <w:noProof/>
                <w:lang w:val="fr-FR"/>
              </w:rPr>
              <w:t>E.1 - Modèle de donnée physique (Physical data model):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_Toc534903162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8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554A2E3D" w14:textId="209DBBA9" w:rsidR="00370FA7" w:rsidRDefault="00B92971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34903163" w:history="1">
            <w:r w:rsidR="00370FA7" w:rsidRPr="006C527F">
              <w:rPr>
                <w:rStyle w:val="Hyperlink"/>
                <w:noProof/>
                <w:lang w:val="fr-FR"/>
              </w:rPr>
              <w:t>E.2 - Code de la base des données 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_Toc534903163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8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19DCCE14" w14:textId="5F30D483" w:rsidR="00370FA7" w:rsidRDefault="00B929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34903164" w:history="1">
            <w:r w:rsidR="00370FA7" w:rsidRPr="006C527F">
              <w:rPr>
                <w:rStyle w:val="Hyperlink"/>
                <w:noProof/>
              </w:rPr>
              <w:t>F - Diagram des classes:</w:t>
            </w:r>
            <w:r w:rsidR="00370FA7">
              <w:rPr>
                <w:noProof/>
                <w:webHidden/>
              </w:rPr>
              <w:tab/>
            </w:r>
            <w:r w:rsidR="00370FA7">
              <w:rPr>
                <w:noProof/>
                <w:webHidden/>
              </w:rPr>
              <w:fldChar w:fldCharType="begin"/>
            </w:r>
            <w:r w:rsidR="00370FA7">
              <w:rPr>
                <w:noProof/>
                <w:webHidden/>
              </w:rPr>
              <w:instrText xml:space="preserve"> PAGEREF _Toc534903164 \h </w:instrText>
            </w:r>
            <w:r w:rsidR="00370FA7">
              <w:rPr>
                <w:noProof/>
                <w:webHidden/>
              </w:rPr>
            </w:r>
            <w:r w:rsidR="00370FA7">
              <w:rPr>
                <w:noProof/>
                <w:webHidden/>
              </w:rPr>
              <w:fldChar w:fldCharType="separate"/>
            </w:r>
            <w:r w:rsidR="00370FA7">
              <w:rPr>
                <w:noProof/>
                <w:webHidden/>
              </w:rPr>
              <w:t>10</w:t>
            </w:r>
            <w:r w:rsidR="00370FA7">
              <w:rPr>
                <w:noProof/>
                <w:webHidden/>
              </w:rPr>
              <w:fldChar w:fldCharType="end"/>
            </w:r>
          </w:hyperlink>
        </w:p>
        <w:p w14:paraId="597F6216" w14:textId="6F559D2C" w:rsidR="00370FA7" w:rsidRDefault="00370FA7">
          <w:r>
            <w:rPr>
              <w:b/>
              <w:bCs/>
              <w:noProof/>
            </w:rPr>
            <w:fldChar w:fldCharType="end"/>
          </w:r>
        </w:p>
      </w:sdtContent>
    </w:sdt>
    <w:p w14:paraId="76F38FE0" w14:textId="77777777" w:rsidR="00370FA7" w:rsidRDefault="00370FA7">
      <w:pPr>
        <w:rPr>
          <w:lang w:val="fr-FR"/>
        </w:rPr>
      </w:pPr>
      <w:r>
        <w:rPr>
          <w:lang w:val="fr-FR"/>
        </w:rPr>
        <w:br w:type="page"/>
      </w:r>
    </w:p>
    <w:p w14:paraId="23BFDCBF" w14:textId="77777777" w:rsidR="00370FA7" w:rsidRDefault="00370FA7" w:rsidP="005F1B71">
      <w:pPr>
        <w:ind w:firstLine="432"/>
        <w:rPr>
          <w:lang w:val="fr-FR"/>
        </w:rPr>
      </w:pPr>
    </w:p>
    <w:p w14:paraId="4A465C52" w14:textId="77777777" w:rsidR="009A09D1" w:rsidRDefault="009A09D1" w:rsidP="009A09D1">
      <w:pPr>
        <w:rPr>
          <w:lang w:val="fr-FR"/>
        </w:rPr>
      </w:pPr>
      <w:bookmarkStart w:id="1" w:name="_Toc534903146"/>
    </w:p>
    <w:p w14:paraId="08508212" w14:textId="77777777" w:rsidR="009A09D1" w:rsidRPr="0076226B" w:rsidRDefault="009A09D1" w:rsidP="009A09D1">
      <w:pPr>
        <w:pStyle w:val="Heading1"/>
        <w:rPr>
          <w:lang w:val="fr-FR"/>
        </w:rPr>
      </w:pPr>
      <w:bookmarkStart w:id="2" w:name="_Toc534903145"/>
      <w:r w:rsidRPr="0076226B">
        <w:rPr>
          <w:lang w:val="fr-FR"/>
        </w:rPr>
        <w:t>Object du document :</w:t>
      </w:r>
      <w:bookmarkEnd w:id="2"/>
    </w:p>
    <w:p w14:paraId="02FD4B82" w14:textId="4725197A" w:rsidR="009A09D1" w:rsidRDefault="009A09D1" w:rsidP="009A09D1">
      <w:pPr>
        <w:ind w:firstLine="432"/>
        <w:rPr>
          <w:lang w:val="fr-FR"/>
        </w:rPr>
      </w:pPr>
      <w:r w:rsidRPr="006B0917">
        <w:rPr>
          <w:lang w:val="fr-FR"/>
        </w:rPr>
        <w:t>Ce site sert à résoudre</w:t>
      </w:r>
      <w:r>
        <w:rPr>
          <w:lang w:val="fr-FR"/>
        </w:rPr>
        <w:t xml:space="preserve"> les difficultés rencontrées par les étudiants à l’université au niveau de choisir le bus et connaitre l’horaire des bus et la gestion du processus du payement.</w:t>
      </w:r>
    </w:p>
    <w:p w14:paraId="754F4099" w14:textId="77777777" w:rsidR="009A09D1" w:rsidRDefault="009A09D1" w:rsidP="009A09D1">
      <w:pPr>
        <w:ind w:firstLine="432"/>
        <w:rPr>
          <w:lang w:val="fr-FR"/>
        </w:rPr>
      </w:pPr>
    </w:p>
    <w:p w14:paraId="3F036FDC" w14:textId="2A7FC6E0" w:rsidR="005F1B71" w:rsidRDefault="005F1B71" w:rsidP="005F1B71">
      <w:pPr>
        <w:pStyle w:val="Heading1"/>
        <w:numPr>
          <w:ilvl w:val="0"/>
          <w:numId w:val="2"/>
        </w:numPr>
        <w:rPr>
          <w:lang w:val="fr-FR"/>
        </w:rPr>
      </w:pPr>
      <w:r>
        <w:rPr>
          <w:lang w:val="fr-FR"/>
        </w:rPr>
        <w:t>Introduction :</w:t>
      </w:r>
      <w:bookmarkEnd w:id="1"/>
    </w:p>
    <w:p w14:paraId="542F4E57" w14:textId="37C25D29" w:rsidR="00B10490" w:rsidRPr="007D21D9" w:rsidRDefault="005F1B71" w:rsidP="00A53504">
      <w:pPr>
        <w:ind w:firstLine="720"/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La gestion </w:t>
      </w:r>
      <w:r w:rsidR="000F22DA" w:rsidRPr="007D21D9">
        <w:rPr>
          <w:rFonts w:cstheme="minorHAnsi"/>
          <w:lang w:val="fr-FR"/>
        </w:rPr>
        <w:t>traditionnelle des</w:t>
      </w:r>
      <w:r w:rsidRPr="007D21D9">
        <w:rPr>
          <w:rFonts w:cstheme="minorHAnsi"/>
          <w:lang w:val="fr-FR"/>
        </w:rPr>
        <w:t xml:space="preserve"> bus par les chauffeurs</w:t>
      </w:r>
      <w:r w:rsidR="004413FE" w:rsidRPr="007D21D9">
        <w:rPr>
          <w:rFonts w:cstheme="minorHAnsi"/>
          <w:lang w:val="fr-FR"/>
        </w:rPr>
        <w:t xml:space="preserve"> consiste à enregistrer sur une feuille les horaires de chaque étudiant chaque jour</w:t>
      </w:r>
      <w:r w:rsidR="00B10490" w:rsidRPr="007D21D9">
        <w:rPr>
          <w:rFonts w:cstheme="minorHAnsi"/>
          <w:lang w:val="fr-FR"/>
        </w:rPr>
        <w:t>.</w:t>
      </w:r>
    </w:p>
    <w:p w14:paraId="367CB23B" w14:textId="581521C1" w:rsidR="00A53504" w:rsidRPr="007D21D9" w:rsidRDefault="00A53504" w:rsidP="00A53504">
      <w:pPr>
        <w:pStyle w:val="ListParagraph"/>
        <w:numPr>
          <w:ilvl w:val="0"/>
          <w:numId w:val="7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Les fonctionnalités du site : </w:t>
      </w:r>
      <w:r w:rsidRPr="007D21D9">
        <w:rPr>
          <w:rFonts w:cstheme="minorHAnsi"/>
          <w:lang w:val="fr-FR"/>
        </w:rPr>
        <w:tab/>
      </w:r>
    </w:p>
    <w:p w14:paraId="2CCE8EB4" w14:textId="06ACFAA9" w:rsidR="00161302" w:rsidRPr="007D21D9" w:rsidRDefault="0076226B" w:rsidP="00B10490">
      <w:pPr>
        <w:pStyle w:val="ListParagraph"/>
        <w:numPr>
          <w:ilvl w:val="0"/>
          <w:numId w:val="4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Ce site est vu en deux </w:t>
      </w:r>
      <w:r w:rsidR="00161302" w:rsidRPr="007D21D9">
        <w:rPr>
          <w:rFonts w:cstheme="minorHAnsi"/>
          <w:lang w:val="fr-FR"/>
        </w:rPr>
        <w:t>perspective :</w:t>
      </w:r>
    </w:p>
    <w:p w14:paraId="4B2F46E6" w14:textId="5737335D" w:rsidR="00161302" w:rsidRPr="007D21D9" w:rsidRDefault="00161302" w:rsidP="00161302">
      <w:pPr>
        <w:pStyle w:val="ListParagraph"/>
        <w:numPr>
          <w:ilvl w:val="0"/>
          <w:numId w:val="3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>Le chauffeur (qui a 1 bus ou plusieurs).</w:t>
      </w:r>
    </w:p>
    <w:p w14:paraId="1A2F0B2F" w14:textId="4E834186" w:rsidR="007D6A77" w:rsidRPr="007D21D9" w:rsidRDefault="00161302" w:rsidP="00161302">
      <w:pPr>
        <w:pStyle w:val="ListParagraph"/>
        <w:numPr>
          <w:ilvl w:val="0"/>
          <w:numId w:val="3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>L’étudiant de l’université.</w:t>
      </w:r>
    </w:p>
    <w:p w14:paraId="1C75A0F3" w14:textId="397DB91F" w:rsidR="00161302" w:rsidRPr="007D21D9" w:rsidRDefault="00161302" w:rsidP="00B10490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>Organiser la manière de payement, par car</w:t>
      </w:r>
      <w:r w:rsidR="00B10490" w:rsidRPr="007D21D9">
        <w:rPr>
          <w:rFonts w:cstheme="minorHAnsi"/>
          <w:lang w:val="fr-FR"/>
        </w:rPr>
        <w:t>t</w:t>
      </w:r>
      <w:r w:rsidRPr="007D21D9">
        <w:rPr>
          <w:rFonts w:cstheme="minorHAnsi"/>
          <w:lang w:val="fr-FR"/>
        </w:rPr>
        <w:t>e ou directe (si direct le payement doit être confirmer par le chauffeur), et déterminer le plan de payement mensuelle ou annuelle.</w:t>
      </w:r>
    </w:p>
    <w:p w14:paraId="57B0EC56" w14:textId="53C8A63C" w:rsidR="00B10490" w:rsidRPr="007D21D9" w:rsidRDefault="00161302" w:rsidP="00B10490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Afficher le trajet de bus sur la carte (aller et retour) et localiser le bus à des temps définie. </w:t>
      </w:r>
    </w:p>
    <w:p w14:paraId="6AF9468D" w14:textId="41C97848" w:rsidR="00B10490" w:rsidRPr="007D21D9" w:rsidRDefault="00B10490" w:rsidP="00B10490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Localiser les maisons des étudiants sur la carte et les afficher pour le chauffeur </w:t>
      </w:r>
      <w:proofErr w:type="spellStart"/>
      <w:r w:rsidRPr="007D21D9">
        <w:rPr>
          <w:rFonts w:cstheme="minorHAnsi"/>
          <w:lang w:val="fr-FR"/>
        </w:rPr>
        <w:t>affin</w:t>
      </w:r>
      <w:proofErr w:type="spellEnd"/>
      <w:r w:rsidRPr="007D21D9">
        <w:rPr>
          <w:rFonts w:cstheme="minorHAnsi"/>
          <w:lang w:val="fr-FR"/>
        </w:rPr>
        <w:t xml:space="preserve"> de faciliter leurs collectes.</w:t>
      </w:r>
    </w:p>
    <w:p w14:paraId="7D1986E2" w14:textId="30E25AFD" w:rsidR="00B10490" w:rsidRPr="007D21D9" w:rsidRDefault="00B10490" w:rsidP="00B10490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>Au départ de la collection des étudiants : afficher à chaque étudiant le temps approximer de l’arrive de bus.</w:t>
      </w:r>
    </w:p>
    <w:p w14:paraId="102C95BF" w14:textId="34ED5BC7" w:rsidR="00126B53" w:rsidRPr="007D21D9" w:rsidRDefault="00126B53" w:rsidP="00B10490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>Au retour : afficher la location du bus pour chaque étudiant et afficher le temps de retour.</w:t>
      </w:r>
    </w:p>
    <w:p w14:paraId="05E45EAD" w14:textId="172B0370" w:rsidR="00126B53" w:rsidRPr="007D21D9" w:rsidRDefault="00126B53" w:rsidP="00B10490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Collection des </w:t>
      </w:r>
      <w:r w:rsidR="008F18BA" w:rsidRPr="007D21D9">
        <w:rPr>
          <w:rFonts w:cstheme="minorHAnsi"/>
          <w:lang w:val="fr-FR"/>
        </w:rPr>
        <w:t>programmes</w:t>
      </w:r>
      <w:r w:rsidRPr="007D21D9">
        <w:rPr>
          <w:rFonts w:cstheme="minorHAnsi"/>
          <w:lang w:val="fr-FR"/>
        </w:rPr>
        <w:t xml:space="preserve"> des </w:t>
      </w:r>
      <w:r w:rsidR="008F18BA" w:rsidRPr="007D21D9">
        <w:rPr>
          <w:rFonts w:cstheme="minorHAnsi"/>
          <w:lang w:val="fr-FR"/>
        </w:rPr>
        <w:t>étudiant (</w:t>
      </w:r>
      <w:r w:rsidRPr="007D21D9">
        <w:rPr>
          <w:rFonts w:cstheme="minorHAnsi"/>
          <w:lang w:val="fr-FR"/>
        </w:rPr>
        <w:t>à quel heurs chaque étudiant fini) et les diviser en groups</w:t>
      </w:r>
      <w:r w:rsidR="008F18BA" w:rsidRPr="007D21D9">
        <w:rPr>
          <w:rFonts w:cstheme="minorHAnsi"/>
          <w:lang w:val="fr-FR"/>
        </w:rPr>
        <w:t xml:space="preserve"> </w:t>
      </w:r>
      <w:r w:rsidRPr="007D21D9">
        <w:rPr>
          <w:rFonts w:cstheme="minorHAnsi"/>
          <w:lang w:val="fr-FR"/>
        </w:rPr>
        <w:t>(pour organiser l’horaire de retours des étudiant qui finissent tôt et tard.</w:t>
      </w:r>
    </w:p>
    <w:p w14:paraId="4A26BAD2" w14:textId="37A4E0CA" w:rsidR="008F18BA" w:rsidRPr="007D21D9" w:rsidRDefault="008F18BA" w:rsidP="008F18BA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L’heure de retour est modifiable (si l’étudiant fini tôt ou s’il a fini en retard) et notifier le chauffeur. </w:t>
      </w:r>
    </w:p>
    <w:p w14:paraId="61538138" w14:textId="3AEC6541" w:rsidR="009C6452" w:rsidRPr="007D21D9" w:rsidRDefault="008F18BA" w:rsidP="008F18BA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Faire une méthode qui propose </w:t>
      </w:r>
      <w:r w:rsidR="00A53504" w:rsidRPr="007D21D9">
        <w:rPr>
          <w:rFonts w:cstheme="minorHAnsi"/>
          <w:lang w:val="fr-FR"/>
        </w:rPr>
        <w:t>à</w:t>
      </w:r>
      <w:r w:rsidRPr="007D21D9">
        <w:rPr>
          <w:rFonts w:cstheme="minorHAnsi"/>
          <w:lang w:val="fr-FR"/>
        </w:rPr>
        <w:t xml:space="preserve"> chaque chauffeur de remplacer les étudiants entre eux</w:t>
      </w:r>
      <w:r w:rsidR="00A53504" w:rsidRPr="007D21D9">
        <w:rPr>
          <w:rFonts w:cstheme="minorHAnsi"/>
          <w:lang w:val="fr-FR"/>
        </w:rPr>
        <w:t xml:space="preserve"> (ex : Deux </w:t>
      </w:r>
      <w:r w:rsidR="009C6452" w:rsidRPr="007D21D9">
        <w:rPr>
          <w:rFonts w:cstheme="minorHAnsi"/>
          <w:lang w:val="fr-FR"/>
        </w:rPr>
        <w:t xml:space="preserve">bus </w:t>
      </w:r>
      <w:del w:id="3" w:author="Mohamad Chalhoub" w:date="2018-12-18T11:36:00Z">
        <w:r w:rsidR="009C6452" w:rsidRPr="007D21D9" w:rsidDel="009C6452">
          <w:rPr>
            <w:rFonts w:cstheme="minorHAnsi"/>
            <w:lang w:val="fr-FR"/>
          </w:rPr>
          <w:delText>on</w:delText>
        </w:r>
      </w:del>
      <w:ins w:id="4" w:author="Mohamad Chalhoub" w:date="2018-12-18T11:36:00Z">
        <w:r w:rsidR="009C6452" w:rsidRPr="007D21D9">
          <w:rPr>
            <w:rFonts w:cstheme="minorHAnsi"/>
            <w:lang w:val="fr-FR"/>
          </w:rPr>
          <w:t>ont</w:t>
        </w:r>
      </w:ins>
      <w:r w:rsidR="009C6452" w:rsidRPr="007D21D9">
        <w:rPr>
          <w:rFonts w:cstheme="minorHAnsi"/>
          <w:lang w:val="fr-FR"/>
        </w:rPr>
        <w:t xml:space="preserve"> des </w:t>
      </w:r>
      <w:del w:id="5" w:author="Mohamad Chalhoub" w:date="2018-12-18T11:36:00Z">
        <w:r w:rsidR="009C6452" w:rsidRPr="007D21D9" w:rsidDel="009C6452">
          <w:rPr>
            <w:rFonts w:cstheme="minorHAnsi"/>
            <w:lang w:val="fr-FR"/>
          </w:rPr>
          <w:delText>éleves</w:delText>
        </w:r>
      </w:del>
      <w:ins w:id="6" w:author="Mohamad Chalhoub" w:date="2018-12-18T11:36:00Z">
        <w:r w:rsidR="009C6452" w:rsidRPr="007D21D9">
          <w:rPr>
            <w:rFonts w:cstheme="minorHAnsi"/>
            <w:lang w:val="fr-FR"/>
          </w:rPr>
          <w:t>élevés</w:t>
        </w:r>
      </w:ins>
      <w:r w:rsidR="009C6452" w:rsidRPr="007D21D9">
        <w:rPr>
          <w:rFonts w:cstheme="minorHAnsi"/>
          <w:lang w:val="fr-FR"/>
        </w:rPr>
        <w:t xml:space="preserve"> qui </w:t>
      </w:r>
      <w:del w:id="7" w:author="Mohamad Chalhoub" w:date="2018-12-18T11:36:00Z">
        <w:r w:rsidR="009C6452" w:rsidRPr="007D21D9" w:rsidDel="009C6452">
          <w:rPr>
            <w:rFonts w:cstheme="minorHAnsi"/>
            <w:lang w:val="fr-FR"/>
          </w:rPr>
          <w:delText>fini</w:delText>
        </w:r>
      </w:del>
      <w:ins w:id="8" w:author="Mohamad Chalhoub" w:date="2018-12-18T11:36:00Z">
        <w:r w:rsidR="009C6452" w:rsidRPr="007D21D9">
          <w:rPr>
            <w:rFonts w:cstheme="minorHAnsi"/>
            <w:lang w:val="fr-FR"/>
          </w:rPr>
          <w:t>finit</w:t>
        </w:r>
      </w:ins>
      <w:r w:rsidR="009C6452" w:rsidRPr="007D21D9">
        <w:rPr>
          <w:rFonts w:cstheme="minorHAnsi"/>
          <w:lang w:val="fr-FR"/>
        </w:rPr>
        <w:t xml:space="preserve"> </w:t>
      </w:r>
      <w:del w:id="9" w:author="Mohamad Chalhoub" w:date="2018-12-18T11:36:00Z">
        <w:r w:rsidR="009C6452" w:rsidRPr="007D21D9" w:rsidDel="009C6452">
          <w:rPr>
            <w:rFonts w:cstheme="minorHAnsi"/>
            <w:lang w:val="fr-FR"/>
          </w:rPr>
          <w:delText>tr</w:delText>
        </w:r>
      </w:del>
      <w:r w:rsidR="009C6452" w:rsidRPr="007D21D9">
        <w:rPr>
          <w:rFonts w:cstheme="minorHAnsi"/>
          <w:lang w:val="fr-FR"/>
        </w:rPr>
        <w:t xml:space="preserve">très tard au lieu que les </w:t>
      </w:r>
      <w:ins w:id="10" w:author="Mohamad Chalhoub" w:date="2018-12-18T11:40:00Z">
        <w:r w:rsidR="009C6452" w:rsidRPr="007D21D9">
          <w:rPr>
            <w:rFonts w:cstheme="minorHAnsi"/>
            <w:lang w:val="fr-FR"/>
          </w:rPr>
          <w:t>deux</w:t>
        </w:r>
      </w:ins>
      <w:del w:id="11" w:author="Mohamad Chalhoub" w:date="2018-12-18T11:40:00Z">
        <w:r w:rsidR="009C6452" w:rsidRPr="007D21D9" w:rsidDel="009C6452">
          <w:rPr>
            <w:rFonts w:cstheme="minorHAnsi"/>
            <w:lang w:val="fr-FR"/>
          </w:rPr>
          <w:delText>3</w:delText>
        </w:r>
      </w:del>
      <w:r w:rsidR="009C6452" w:rsidRPr="007D21D9">
        <w:rPr>
          <w:rFonts w:cstheme="minorHAnsi"/>
          <w:lang w:val="fr-FR"/>
        </w:rPr>
        <w:t xml:space="preserve"> bus </w:t>
      </w:r>
      <w:del w:id="12" w:author="Mohamad Chalhoub" w:date="2018-12-18T11:40:00Z">
        <w:r w:rsidR="009C6452" w:rsidRPr="007D21D9" w:rsidDel="009C6452">
          <w:rPr>
            <w:rFonts w:cstheme="minorHAnsi"/>
            <w:lang w:val="fr-FR"/>
          </w:rPr>
          <w:delText>attend</w:delText>
        </w:r>
      </w:del>
      <w:ins w:id="13" w:author="Mohamad Chalhoub" w:date="2018-12-18T11:40:00Z">
        <w:r w:rsidR="009C6452" w:rsidRPr="007D21D9">
          <w:rPr>
            <w:rFonts w:cstheme="minorHAnsi"/>
            <w:lang w:val="fr-FR"/>
          </w:rPr>
          <w:t>attendent</w:t>
        </w:r>
      </w:ins>
      <w:r w:rsidR="009C6452" w:rsidRPr="007D21D9">
        <w:rPr>
          <w:rFonts w:cstheme="minorHAnsi"/>
          <w:lang w:val="fr-FR"/>
        </w:rPr>
        <w:t xml:space="preserve"> ils peuvent remplacer les étudiant entre eux d’une manière qu’un seul bus attend.</w:t>
      </w:r>
    </w:p>
    <w:p w14:paraId="3B84A331" w14:textId="293383A9" w:rsidR="009C6452" w:rsidRPr="007D21D9" w:rsidRDefault="009C6452" w:rsidP="009C6452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>Faire des contraint sur le bus (s’il vient en retard ou oublie un</w:t>
      </w:r>
      <w:del w:id="14" w:author="Mohamad Chalhoub" w:date="2018-12-18T11:40:00Z">
        <w:r w:rsidRPr="007D21D9" w:rsidDel="009C6452">
          <w:rPr>
            <w:rFonts w:cstheme="minorHAnsi"/>
            <w:lang w:val="fr-FR"/>
          </w:rPr>
          <w:delText xml:space="preserve"> </w:delText>
        </w:r>
      </w:del>
      <w:ins w:id="15" w:author="Mohamad Chalhoub" w:date="2018-12-18T11:40:00Z">
        <w:r w:rsidRPr="007D21D9">
          <w:rPr>
            <w:rFonts w:cstheme="minorHAnsi"/>
            <w:lang w:val="fr-FR"/>
          </w:rPr>
          <w:t xml:space="preserve"> étudiant </w:t>
        </w:r>
      </w:ins>
      <w:del w:id="16" w:author="Mohamad Chalhoub" w:date="2018-12-18T11:40:00Z">
        <w:r w:rsidRPr="007D21D9" w:rsidDel="009C6452">
          <w:rPr>
            <w:rFonts w:cstheme="minorHAnsi"/>
            <w:lang w:val="fr-FR"/>
          </w:rPr>
          <w:delText xml:space="preserve">élevé  </w:delText>
        </w:r>
      </w:del>
      <w:r w:rsidRPr="007D21D9">
        <w:rPr>
          <w:rFonts w:cstheme="minorHAnsi"/>
          <w:lang w:val="fr-FR"/>
        </w:rPr>
        <w:t xml:space="preserve"> </w:t>
      </w:r>
      <w:ins w:id="17" w:author="Mohamad Chalhoub" w:date="2018-12-18T11:40:00Z">
        <w:r w:rsidRPr="007D21D9">
          <w:rPr>
            <w:rFonts w:cstheme="minorHAnsi"/>
            <w:lang w:val="fr-FR"/>
          </w:rPr>
          <w:t xml:space="preserve"> on débit </w:t>
        </w:r>
      </w:ins>
      <w:ins w:id="18" w:author="Mohamad Chalhoub" w:date="2018-12-18T11:41:00Z">
        <w:r w:rsidRPr="007D21D9">
          <w:rPr>
            <w:rFonts w:cstheme="minorHAnsi"/>
            <w:lang w:val="fr-FR"/>
          </w:rPr>
          <w:t xml:space="preserve">du montant payer et en </w:t>
        </w:r>
      </w:ins>
      <w:ins w:id="19" w:author="Mohamad Chalhoub" w:date="2018-12-18T11:42:00Z">
        <w:r w:rsidRPr="007D21D9">
          <w:rPr>
            <w:rFonts w:cstheme="minorHAnsi"/>
            <w:lang w:val="fr-FR"/>
          </w:rPr>
          <w:t>même</w:t>
        </w:r>
      </w:ins>
      <w:ins w:id="20" w:author="Mohamad Chalhoub" w:date="2018-12-18T11:41:00Z">
        <w:r w:rsidRPr="007D21D9">
          <w:rPr>
            <w:rFonts w:cstheme="minorHAnsi"/>
            <w:lang w:val="fr-FR"/>
          </w:rPr>
          <w:t xml:space="preserve"> tem</w:t>
        </w:r>
      </w:ins>
      <w:ins w:id="21" w:author="Mohamad Chalhoub" w:date="2018-12-18T11:42:00Z">
        <w:r w:rsidRPr="007D21D9">
          <w:rPr>
            <w:rFonts w:cstheme="minorHAnsi"/>
            <w:lang w:val="fr-FR"/>
          </w:rPr>
          <w:t>ps si l</w:t>
        </w:r>
      </w:ins>
      <w:r w:rsidR="00A4024F" w:rsidRPr="007D21D9">
        <w:rPr>
          <w:rFonts w:cstheme="minorHAnsi"/>
          <w:lang w:val="fr-FR"/>
        </w:rPr>
        <w:t>’étudiant vient en retard on crédit au montant payer.</w:t>
      </w:r>
    </w:p>
    <w:p w14:paraId="6EDD956A" w14:textId="42034531" w:rsidR="00A4024F" w:rsidRDefault="00A4024F" w:rsidP="009C6452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 w:rsidRPr="007D21D9">
        <w:rPr>
          <w:rFonts w:cstheme="minorHAnsi"/>
          <w:lang w:val="fr-FR"/>
        </w:rPr>
        <w:t xml:space="preserve">Chaque </w:t>
      </w:r>
      <w:proofErr w:type="gramStart"/>
      <w:r w:rsidRPr="007D21D9">
        <w:rPr>
          <w:rFonts w:cstheme="minorHAnsi"/>
          <w:lang w:val="fr-FR"/>
        </w:rPr>
        <w:t>nouveau</w:t>
      </w:r>
      <w:proofErr w:type="gramEnd"/>
      <w:r w:rsidRPr="007D21D9">
        <w:rPr>
          <w:rFonts w:cstheme="minorHAnsi"/>
          <w:lang w:val="fr-FR"/>
        </w:rPr>
        <w:t xml:space="preserve"> étudiant doit être associe au bus le plus </w:t>
      </w:r>
      <w:r w:rsidR="00AA6331" w:rsidRPr="007D21D9">
        <w:rPr>
          <w:rFonts w:cstheme="minorHAnsi"/>
          <w:lang w:val="fr-FR"/>
        </w:rPr>
        <w:t>convenable.</w:t>
      </w:r>
    </w:p>
    <w:p w14:paraId="0C13DDA0" w14:textId="291B5773" w:rsidR="006A03B4" w:rsidRDefault="00104F78" w:rsidP="009C6452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Groupement des étudiants qui </w:t>
      </w:r>
      <w:proofErr w:type="spellStart"/>
      <w:r>
        <w:rPr>
          <w:rFonts w:cstheme="minorHAnsi"/>
          <w:lang w:val="fr-FR"/>
        </w:rPr>
        <w:t>fini</w:t>
      </w:r>
      <w:proofErr w:type="spellEnd"/>
      <w:r>
        <w:rPr>
          <w:rFonts w:cstheme="minorHAnsi"/>
          <w:lang w:val="fr-FR"/>
        </w:rPr>
        <w:t xml:space="preserve"> au même temp pour aller dans le même bus</w:t>
      </w:r>
      <w:r w:rsidR="00E52DB3">
        <w:rPr>
          <w:rFonts w:cstheme="minorHAnsi"/>
          <w:lang w:val="fr-FR"/>
        </w:rPr>
        <w:t>.</w:t>
      </w:r>
    </w:p>
    <w:p w14:paraId="514C4F79" w14:textId="1A3BFED3" w:rsidR="00E52DB3" w:rsidRPr="007D21D9" w:rsidRDefault="00E52DB3" w:rsidP="009C6452">
      <w:pPr>
        <w:pStyle w:val="ListParagraph"/>
        <w:numPr>
          <w:ilvl w:val="0"/>
          <w:numId w:val="5"/>
        </w:numPr>
        <w:rPr>
          <w:rFonts w:cstheme="minorHAnsi"/>
          <w:lang w:val="fr-FR"/>
        </w:rPr>
      </w:pPr>
      <w:r>
        <w:rPr>
          <w:rFonts w:cstheme="minorHAnsi"/>
          <w:lang w:val="fr-FR"/>
        </w:rPr>
        <w:t>Détermination par le chauffeur le montant a payé pour les étudiants.</w:t>
      </w:r>
    </w:p>
    <w:p w14:paraId="45648F26" w14:textId="0EE29D21" w:rsidR="00593473" w:rsidRDefault="00593473" w:rsidP="00593473">
      <w:pPr>
        <w:pStyle w:val="Heading1"/>
        <w:numPr>
          <w:ilvl w:val="0"/>
          <w:numId w:val="2"/>
        </w:numPr>
        <w:rPr>
          <w:lang w:val="fr-FR"/>
        </w:rPr>
      </w:pPr>
      <w:bookmarkStart w:id="22" w:name="_Toc534903147"/>
      <w:r>
        <w:rPr>
          <w:lang w:val="fr-FR"/>
        </w:rPr>
        <w:lastRenderedPageBreak/>
        <w:t>Application :</w:t>
      </w:r>
      <w:bookmarkEnd w:id="22"/>
    </w:p>
    <w:p w14:paraId="3BC860DC" w14:textId="0AABA28C" w:rsidR="00A62648" w:rsidRDefault="00D121B1" w:rsidP="00A62648">
      <w:pPr>
        <w:pStyle w:val="Heading2"/>
        <w:numPr>
          <w:ilvl w:val="1"/>
          <w:numId w:val="2"/>
        </w:numPr>
        <w:rPr>
          <w:lang w:val="fr-FR"/>
        </w:rPr>
      </w:pPr>
      <w:bookmarkStart w:id="23" w:name="_Toc534903148"/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245DDD3B" wp14:editId="33616A4C">
            <wp:simplePos x="0" y="0"/>
            <wp:positionH relativeFrom="margin">
              <wp:posOffset>4259580</wp:posOffset>
            </wp:positionH>
            <wp:positionV relativeFrom="paragraph">
              <wp:posOffset>23495</wp:posOffset>
            </wp:positionV>
            <wp:extent cx="1714500" cy="1630680"/>
            <wp:effectExtent l="0" t="0" r="0" b="7620"/>
            <wp:wrapThrough wrapText="bothSides">
              <wp:wrapPolygon edited="0">
                <wp:start x="0" y="0"/>
                <wp:lineTo x="0" y="21449"/>
                <wp:lineTo x="21360" y="21449"/>
                <wp:lineTo x="2136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_i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20E">
        <w:rPr>
          <w:lang w:val="fr-FR"/>
        </w:rPr>
        <w:t>S’identifier</w:t>
      </w:r>
      <w:r w:rsidR="002D45E4">
        <w:rPr>
          <w:lang w:val="fr-FR"/>
        </w:rPr>
        <w:t xml:space="preserve"> :</w:t>
      </w:r>
      <w:bookmarkEnd w:id="23"/>
    </w:p>
    <w:p w14:paraId="1E22577F" w14:textId="30A8F782" w:rsidR="00EB3F09" w:rsidRDefault="00EB3F09" w:rsidP="00591E9E">
      <w:pPr>
        <w:ind w:firstLine="576"/>
        <w:rPr>
          <w:lang w:val="fr-FR"/>
        </w:rPr>
      </w:pPr>
      <w:r>
        <w:rPr>
          <w:lang w:val="fr-FR"/>
        </w:rPr>
        <w:t xml:space="preserve">Si l’utilisateur a déjà </w:t>
      </w:r>
      <w:r w:rsidR="00A230CB">
        <w:rPr>
          <w:lang w:val="fr-FR"/>
        </w:rPr>
        <w:t>créé</w:t>
      </w:r>
      <w:r>
        <w:rPr>
          <w:lang w:val="fr-FR"/>
        </w:rPr>
        <w:t xml:space="preserve"> un compte il suffit de se connecter en entrant le </w:t>
      </w:r>
      <w:proofErr w:type="spellStart"/>
      <w:r w:rsidR="0097773A" w:rsidRPr="0097773A">
        <w:rPr>
          <w:b/>
          <w:bCs/>
          <w:color w:val="FB9716"/>
          <w:sz w:val="27"/>
          <w:szCs w:val="27"/>
          <w:lang w:val="fr-FR"/>
        </w:rPr>
        <w:t>Username</w:t>
      </w:r>
      <w:proofErr w:type="spellEnd"/>
      <w:r w:rsidR="0097773A" w:rsidRPr="0097773A"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et le </w:t>
      </w:r>
      <w:proofErr w:type="spellStart"/>
      <w:r w:rsidR="0097773A" w:rsidRPr="0097773A">
        <w:rPr>
          <w:b/>
          <w:bCs/>
          <w:color w:val="FB9716"/>
          <w:sz w:val="27"/>
          <w:szCs w:val="27"/>
          <w:lang w:val="fr-FR"/>
        </w:rPr>
        <w:t>Password</w:t>
      </w:r>
      <w:proofErr w:type="spellEnd"/>
      <w:r>
        <w:rPr>
          <w:lang w:val="fr-FR"/>
        </w:rPr>
        <w:t xml:space="preserve"> et le site prend soin de reconnaitre si le compte appartient </w:t>
      </w:r>
      <w:r w:rsidR="0097773A">
        <w:rPr>
          <w:lang w:val="fr-FR"/>
        </w:rPr>
        <w:t>à</w:t>
      </w:r>
      <w:r>
        <w:rPr>
          <w:lang w:val="fr-FR"/>
        </w:rPr>
        <w:t xml:space="preserve"> un étudiant ou un </w:t>
      </w:r>
      <w:r w:rsidR="00A230CB" w:rsidRPr="00B502B8">
        <w:rPr>
          <w:lang w:val="fr-FR"/>
        </w:rPr>
        <w:t>chauffeur</w:t>
      </w:r>
      <w:r w:rsidR="00A230CB">
        <w:rPr>
          <w:lang w:val="fr-FR"/>
        </w:rPr>
        <w:t xml:space="preserve"> et</w:t>
      </w:r>
      <w:r>
        <w:rPr>
          <w:lang w:val="fr-FR"/>
        </w:rPr>
        <w:t xml:space="preserve"> ensuite ouvre le profil.</w:t>
      </w:r>
    </w:p>
    <w:p w14:paraId="3AC554B6" w14:textId="191826A3" w:rsidR="001A4259" w:rsidRPr="00EB3F09" w:rsidRDefault="001A4259" w:rsidP="00EB3F09">
      <w:pPr>
        <w:ind w:left="576"/>
        <w:rPr>
          <w:lang w:val="fr-FR"/>
        </w:rPr>
      </w:pPr>
    </w:p>
    <w:p w14:paraId="78C0AC52" w14:textId="6604F0A0" w:rsidR="0030420E" w:rsidRDefault="0030420E" w:rsidP="0030420E">
      <w:pPr>
        <w:pStyle w:val="Heading2"/>
        <w:numPr>
          <w:ilvl w:val="1"/>
          <w:numId w:val="2"/>
        </w:numPr>
        <w:rPr>
          <w:lang w:val="fr-FR"/>
        </w:rPr>
      </w:pPr>
      <w:bookmarkStart w:id="24" w:name="_Toc534903149"/>
      <w:r>
        <w:rPr>
          <w:lang w:val="fr-FR"/>
        </w:rPr>
        <w:t>Création du compte :</w:t>
      </w:r>
      <w:bookmarkEnd w:id="24"/>
      <w:r>
        <w:rPr>
          <w:lang w:val="fr-FR"/>
        </w:rPr>
        <w:t xml:space="preserve"> </w:t>
      </w:r>
    </w:p>
    <w:p w14:paraId="40B1285D" w14:textId="0B81971A" w:rsidR="00EB3F09" w:rsidRPr="00EB3F09" w:rsidRDefault="00EB3F09" w:rsidP="00591E9E">
      <w:pPr>
        <w:ind w:firstLine="576"/>
        <w:rPr>
          <w:lang w:val="fr-FR"/>
        </w:rPr>
      </w:pPr>
      <w:r>
        <w:rPr>
          <w:lang w:val="fr-FR"/>
        </w:rPr>
        <w:t xml:space="preserve">Si l’utilisateur n’a pas encore crée un compte il doit créer en appuyant sur le </w:t>
      </w:r>
      <w:r w:rsidR="00B502B8">
        <w:rPr>
          <w:lang w:val="fr-FR"/>
        </w:rPr>
        <w:t xml:space="preserve">petit mot </w:t>
      </w:r>
      <w:hyperlink r:id="rId10" w:history="1">
        <w:proofErr w:type="spellStart"/>
        <w:r w:rsidR="00B502B8" w:rsidRPr="00B502B8">
          <w:rPr>
            <w:rStyle w:val="Hyperlink"/>
            <w:b/>
            <w:bCs/>
            <w:color w:val="FB9716"/>
            <w:sz w:val="21"/>
            <w:szCs w:val="21"/>
            <w:lang w:val="fr-FR"/>
          </w:rPr>
          <w:t>Sign</w:t>
        </w:r>
        <w:proofErr w:type="spellEnd"/>
        <w:r w:rsidR="00B502B8" w:rsidRPr="00B502B8">
          <w:rPr>
            <w:rStyle w:val="Hyperlink"/>
            <w:b/>
            <w:bCs/>
            <w:color w:val="FB9716"/>
            <w:sz w:val="21"/>
            <w:szCs w:val="21"/>
            <w:lang w:val="fr-FR"/>
          </w:rPr>
          <w:t xml:space="preserve"> </w:t>
        </w:r>
        <w:r w:rsidR="00D121B1" w:rsidRPr="00B502B8">
          <w:rPr>
            <w:rStyle w:val="Hyperlink"/>
            <w:b/>
            <w:bCs/>
            <w:color w:val="FB9716"/>
            <w:sz w:val="21"/>
            <w:szCs w:val="21"/>
            <w:lang w:val="fr-FR"/>
          </w:rPr>
          <w:t>up ?</w:t>
        </w:r>
      </w:hyperlink>
      <w:r w:rsidR="00B502B8" w:rsidRPr="00B502B8">
        <w:rPr>
          <w:lang w:val="fr-FR"/>
        </w:rPr>
        <w:t xml:space="preserve"> </w:t>
      </w:r>
      <w:r w:rsidR="00B502B8">
        <w:rPr>
          <w:lang w:val="fr-FR"/>
        </w:rPr>
        <w:t>Au coin.</w:t>
      </w:r>
    </w:p>
    <w:p w14:paraId="663F77C3" w14:textId="397BB577" w:rsidR="0030420E" w:rsidRDefault="001F4B3B" w:rsidP="003950D7">
      <w:pPr>
        <w:pStyle w:val="Heading3"/>
        <w:numPr>
          <w:ilvl w:val="2"/>
          <w:numId w:val="2"/>
        </w:numPr>
        <w:rPr>
          <w:lang w:val="fr-FR"/>
        </w:rPr>
      </w:pPr>
      <w:bookmarkStart w:id="25" w:name="_Toc53490315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C60232A" wp14:editId="3B37ADB1">
            <wp:simplePos x="0" y="0"/>
            <wp:positionH relativeFrom="column">
              <wp:posOffset>4232910</wp:posOffset>
            </wp:positionH>
            <wp:positionV relativeFrom="paragraph">
              <wp:posOffset>6985</wp:posOffset>
            </wp:positionV>
            <wp:extent cx="1968500" cy="1489710"/>
            <wp:effectExtent l="0" t="0" r="0" b="0"/>
            <wp:wrapThrough wrapText="bothSides">
              <wp:wrapPolygon edited="0">
                <wp:start x="0" y="0"/>
                <wp:lineTo x="0" y="21269"/>
                <wp:lineTo x="21321" y="21269"/>
                <wp:lineTo x="2132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2B8">
        <w:rPr>
          <w:lang w:val="fr-FR"/>
        </w:rPr>
        <w:t>Préciser le propriétaire du compte :</w:t>
      </w:r>
      <w:bookmarkEnd w:id="25"/>
    </w:p>
    <w:p w14:paraId="259B1358" w14:textId="65ADD56B" w:rsidR="00B502B8" w:rsidRDefault="00B502B8" w:rsidP="00591E9E">
      <w:pPr>
        <w:ind w:firstLine="720"/>
        <w:rPr>
          <w:lang w:val="fr-FR"/>
        </w:rPr>
      </w:pPr>
      <w:r>
        <w:rPr>
          <w:lang w:val="fr-FR"/>
        </w:rPr>
        <w:t xml:space="preserve">Une autre page s’ouvre pour préciser </w:t>
      </w:r>
      <w:r w:rsidR="00EE76F4">
        <w:rPr>
          <w:lang w:val="fr-FR"/>
        </w:rPr>
        <w:t>le propriétaire du compte s</w:t>
      </w:r>
      <w:r w:rsidR="00BD7421">
        <w:rPr>
          <w:lang w:val="fr-FR"/>
        </w:rPr>
        <w:t>’il est un étudiant ou bien un chauffeur.</w:t>
      </w:r>
    </w:p>
    <w:p w14:paraId="3A94E3BB" w14:textId="53BBC3DB" w:rsidR="00D121B1" w:rsidRDefault="00D121B1" w:rsidP="00B502B8">
      <w:pPr>
        <w:ind w:left="432"/>
        <w:rPr>
          <w:lang w:val="fr-FR"/>
        </w:rPr>
      </w:pPr>
    </w:p>
    <w:p w14:paraId="3BE484E1" w14:textId="10987B41" w:rsidR="00D121B1" w:rsidRDefault="00D121B1" w:rsidP="00B502B8">
      <w:pPr>
        <w:ind w:left="432"/>
        <w:rPr>
          <w:lang w:val="fr-FR"/>
        </w:rPr>
      </w:pPr>
    </w:p>
    <w:p w14:paraId="1C1F10AA" w14:textId="3349E933" w:rsidR="00D121B1" w:rsidRPr="00B502B8" w:rsidRDefault="00D121B1" w:rsidP="00B502B8">
      <w:pPr>
        <w:ind w:left="432"/>
        <w:rPr>
          <w:lang w:val="fr-FR"/>
        </w:rPr>
      </w:pPr>
    </w:p>
    <w:p w14:paraId="4715286A" w14:textId="4CC1B91D" w:rsidR="0030420E" w:rsidRDefault="00D121B1" w:rsidP="003950D7">
      <w:pPr>
        <w:pStyle w:val="Heading3"/>
        <w:numPr>
          <w:ilvl w:val="2"/>
          <w:numId w:val="2"/>
        </w:numPr>
        <w:rPr>
          <w:lang w:val="fr-FR"/>
        </w:rPr>
      </w:pPr>
      <w:bookmarkStart w:id="26" w:name="_Toc534903151"/>
      <w:r>
        <w:rPr>
          <w:noProof/>
        </w:rPr>
        <w:drawing>
          <wp:anchor distT="0" distB="0" distL="114300" distR="114300" simplePos="0" relativeHeight="251660288" behindDoc="0" locked="0" layoutInCell="1" allowOverlap="1" wp14:anchorId="2674C382" wp14:editId="620F2F19">
            <wp:simplePos x="0" y="0"/>
            <wp:positionH relativeFrom="column">
              <wp:posOffset>4251960</wp:posOffset>
            </wp:positionH>
            <wp:positionV relativeFrom="paragraph">
              <wp:posOffset>8255</wp:posOffset>
            </wp:positionV>
            <wp:extent cx="1972945" cy="1948180"/>
            <wp:effectExtent l="0" t="0" r="8255" b="0"/>
            <wp:wrapThrough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421">
        <w:rPr>
          <w:lang w:val="fr-FR"/>
        </w:rPr>
        <w:t>Entrer les informations personnelles (Etudiant) :</w:t>
      </w:r>
      <w:bookmarkEnd w:id="26"/>
    </w:p>
    <w:p w14:paraId="2E2664A6" w14:textId="4DAB479C" w:rsidR="00A86CFD" w:rsidRDefault="00BD7421" w:rsidP="00591E9E">
      <w:pPr>
        <w:ind w:firstLine="720"/>
        <w:rPr>
          <w:lang w:val="fr-FR"/>
        </w:rPr>
      </w:pPr>
      <w:r>
        <w:rPr>
          <w:lang w:val="fr-FR"/>
        </w:rPr>
        <w:t xml:space="preserve">S’il a choisi de s’enregistrer sous un compte d’étudiant il doit entrer ses informations personnelles. Il doit tout d’abord choisit un </w:t>
      </w:r>
      <w:r w:rsidRPr="00BD7421">
        <w:rPr>
          <w:b/>
          <w:bCs/>
          <w:color w:val="FB9716"/>
          <w:sz w:val="27"/>
          <w:szCs w:val="27"/>
          <w:lang w:val="fr-FR"/>
        </w:rPr>
        <w:t xml:space="preserve">User Name </w:t>
      </w:r>
      <w:r w:rsidR="0097773A">
        <w:rPr>
          <w:lang w:val="fr-FR"/>
        </w:rPr>
        <w:t>c’est</w:t>
      </w:r>
      <w:r>
        <w:rPr>
          <w:lang w:val="fr-FR"/>
        </w:rPr>
        <w:t xml:space="preserve"> </w:t>
      </w:r>
      <w:r w:rsidR="0097773A">
        <w:rPr>
          <w:lang w:val="fr-FR"/>
        </w:rPr>
        <w:t>un mot unique</w:t>
      </w:r>
      <w:r>
        <w:rPr>
          <w:lang w:val="fr-FR"/>
        </w:rPr>
        <w:t xml:space="preserve"> qui identifie l’utilisateur puis entrer son nom </w:t>
      </w:r>
      <w:r w:rsidRPr="00BD7421">
        <w:rPr>
          <w:b/>
          <w:bCs/>
          <w:color w:val="FB9716"/>
          <w:sz w:val="27"/>
          <w:szCs w:val="27"/>
          <w:lang w:val="fr-FR"/>
        </w:rPr>
        <w:t>First Name</w:t>
      </w:r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et le nom de sa famille </w:t>
      </w:r>
      <w:r w:rsidRPr="00BD7421">
        <w:rPr>
          <w:b/>
          <w:bCs/>
          <w:color w:val="FB9716"/>
          <w:sz w:val="27"/>
          <w:szCs w:val="27"/>
          <w:lang w:val="fr-FR"/>
        </w:rPr>
        <w:t>Last Name</w:t>
      </w:r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et entrer </w:t>
      </w:r>
      <w:r w:rsidR="00D121B1">
        <w:rPr>
          <w:lang w:val="fr-FR"/>
        </w:rPr>
        <w:t>un mot</w:t>
      </w:r>
      <w:r>
        <w:rPr>
          <w:lang w:val="fr-FR"/>
        </w:rPr>
        <w:t xml:space="preserve"> de passe </w:t>
      </w:r>
      <w:proofErr w:type="spellStart"/>
      <w:r w:rsidRPr="00BD7421">
        <w:rPr>
          <w:b/>
          <w:bCs/>
          <w:color w:val="FB9716"/>
          <w:sz w:val="27"/>
          <w:szCs w:val="27"/>
          <w:lang w:val="fr-FR"/>
        </w:rPr>
        <w:t>Password</w:t>
      </w:r>
      <w:proofErr w:type="spellEnd"/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puis le confirmer </w:t>
      </w:r>
      <w:proofErr w:type="spellStart"/>
      <w:r w:rsidRPr="00BD7421">
        <w:rPr>
          <w:b/>
          <w:bCs/>
          <w:color w:val="FB9716"/>
          <w:sz w:val="27"/>
          <w:szCs w:val="27"/>
          <w:lang w:val="fr-FR"/>
        </w:rPr>
        <w:t>Confirm</w:t>
      </w:r>
      <w:proofErr w:type="spellEnd"/>
      <w:r w:rsidRPr="00BD7421">
        <w:rPr>
          <w:b/>
          <w:bCs/>
          <w:color w:val="FB9716"/>
          <w:sz w:val="27"/>
          <w:szCs w:val="27"/>
          <w:lang w:val="fr-FR"/>
        </w:rPr>
        <w:t xml:space="preserve"> </w:t>
      </w:r>
      <w:proofErr w:type="spellStart"/>
      <w:r w:rsidRPr="00BD7421">
        <w:rPr>
          <w:b/>
          <w:bCs/>
          <w:color w:val="FB9716"/>
          <w:sz w:val="27"/>
          <w:szCs w:val="27"/>
          <w:lang w:val="fr-FR"/>
        </w:rPr>
        <w:t>Password</w:t>
      </w:r>
      <w:proofErr w:type="spellEnd"/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ensuite </w:t>
      </w:r>
      <w:r w:rsidR="00E020FD">
        <w:rPr>
          <w:lang w:val="fr-FR"/>
        </w:rPr>
        <w:t xml:space="preserve">il doit </w:t>
      </w:r>
      <w:r w:rsidR="00D121B1">
        <w:rPr>
          <w:lang w:val="fr-FR"/>
        </w:rPr>
        <w:t>entrer</w:t>
      </w:r>
      <w:r w:rsidR="00E020FD">
        <w:rPr>
          <w:lang w:val="fr-FR"/>
        </w:rPr>
        <w:t xml:space="preserve"> le numéro du téléphone </w:t>
      </w:r>
      <w:r w:rsidR="00E020FD" w:rsidRPr="00E020FD">
        <w:rPr>
          <w:b/>
          <w:bCs/>
          <w:color w:val="FB9716"/>
          <w:sz w:val="27"/>
          <w:szCs w:val="27"/>
          <w:lang w:val="fr-FR"/>
        </w:rPr>
        <w:t xml:space="preserve">Phone </w:t>
      </w:r>
      <w:proofErr w:type="spellStart"/>
      <w:r w:rsidR="00E020FD" w:rsidRPr="00E020FD">
        <w:rPr>
          <w:b/>
          <w:bCs/>
          <w:color w:val="FB9716"/>
          <w:sz w:val="27"/>
          <w:szCs w:val="27"/>
          <w:lang w:val="fr-FR"/>
        </w:rPr>
        <w:t>Number</w:t>
      </w:r>
      <w:proofErr w:type="spellEnd"/>
      <w:r w:rsidR="00E020FD">
        <w:rPr>
          <w:lang w:val="fr-FR"/>
        </w:rPr>
        <w:t xml:space="preserve"> et enfin i doit choisir une </w:t>
      </w:r>
      <w:r w:rsidR="00E020FD" w:rsidRPr="00E020FD">
        <w:rPr>
          <w:b/>
          <w:bCs/>
          <w:color w:val="FB9716"/>
          <w:sz w:val="27"/>
          <w:szCs w:val="27"/>
          <w:lang w:val="fr-FR"/>
        </w:rPr>
        <w:t>Location</w:t>
      </w:r>
      <w:r w:rsidR="00E020FD">
        <w:rPr>
          <w:b/>
          <w:bCs/>
          <w:color w:val="FB9716"/>
          <w:sz w:val="27"/>
          <w:szCs w:val="27"/>
          <w:lang w:val="fr-FR"/>
        </w:rPr>
        <w:t xml:space="preserve"> </w:t>
      </w:r>
      <w:r w:rsidR="003C5824">
        <w:rPr>
          <w:lang w:val="fr-FR"/>
        </w:rPr>
        <w:t>des options</w:t>
      </w:r>
      <w:r w:rsidR="00E020FD">
        <w:rPr>
          <w:lang w:val="fr-FR"/>
        </w:rPr>
        <w:t xml:space="preserve"> disponible</w:t>
      </w:r>
      <w:r w:rsidR="009F0080">
        <w:rPr>
          <w:lang w:val="fr-FR"/>
        </w:rPr>
        <w:t xml:space="preserve">, Puis appuyer le bouton </w:t>
      </w:r>
      <w:r w:rsidR="003950D7">
        <w:rPr>
          <w:lang w:val="fr-FR"/>
        </w:rPr>
        <w:t>Next.</w:t>
      </w:r>
    </w:p>
    <w:p w14:paraId="7CB24C86" w14:textId="099E1A0F" w:rsidR="003C5824" w:rsidRDefault="003C5824" w:rsidP="003C5824">
      <w:pPr>
        <w:pStyle w:val="Heading3"/>
        <w:numPr>
          <w:ilvl w:val="2"/>
          <w:numId w:val="2"/>
        </w:numPr>
        <w:rPr>
          <w:lang w:val="fr-FR"/>
        </w:rPr>
      </w:pPr>
      <w:bookmarkStart w:id="27" w:name="_Toc534903152"/>
      <w:r>
        <w:rPr>
          <w:noProof/>
        </w:rPr>
        <w:drawing>
          <wp:anchor distT="0" distB="0" distL="114300" distR="114300" simplePos="0" relativeHeight="251667456" behindDoc="0" locked="0" layoutInCell="1" allowOverlap="1" wp14:anchorId="3144F9AB" wp14:editId="7B8EBD14">
            <wp:simplePos x="0" y="0"/>
            <wp:positionH relativeFrom="column">
              <wp:posOffset>4262755</wp:posOffset>
            </wp:positionH>
            <wp:positionV relativeFrom="paragraph">
              <wp:posOffset>9525</wp:posOffset>
            </wp:positionV>
            <wp:extent cx="1958975" cy="1676400"/>
            <wp:effectExtent l="0" t="0" r="3175" b="0"/>
            <wp:wrapThrough wrapText="bothSides">
              <wp:wrapPolygon edited="0">
                <wp:start x="0" y="0"/>
                <wp:lineTo x="0" y="21355"/>
                <wp:lineTo x="21425" y="21355"/>
                <wp:lineTo x="2142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/>
        </w:rPr>
        <w:t>Entrer son programme :</w:t>
      </w:r>
      <w:bookmarkEnd w:id="27"/>
    </w:p>
    <w:p w14:paraId="06EECBBA" w14:textId="6775A01D" w:rsidR="003C5824" w:rsidRDefault="003C5824" w:rsidP="003C5824">
      <w:pPr>
        <w:ind w:firstLine="432"/>
        <w:rPr>
          <w:lang w:val="fr-FR"/>
        </w:rPr>
      </w:pPr>
      <w:r>
        <w:rPr>
          <w:lang w:val="fr-FR"/>
        </w:rPr>
        <w:t xml:space="preserve">Après avoir remplir ses informations personnelles il doit entrer son programme hebdomadaire (de quelle heure à quel heure). </w:t>
      </w:r>
      <w:r>
        <w:rPr>
          <w:rFonts w:cstheme="minorHAnsi"/>
          <w:lang w:val="fr-FR"/>
        </w:rPr>
        <w:t>Enfin il appuie sur OK.</w:t>
      </w:r>
      <w:r>
        <w:rPr>
          <w:lang w:val="fr-FR"/>
        </w:rPr>
        <w:t xml:space="preserve">  </w:t>
      </w:r>
    </w:p>
    <w:p w14:paraId="2517DAC5" w14:textId="10279A36" w:rsidR="003C5824" w:rsidRDefault="003C5824" w:rsidP="003C5824">
      <w:pPr>
        <w:rPr>
          <w:lang w:val="fr-FR"/>
        </w:rPr>
      </w:pPr>
    </w:p>
    <w:p w14:paraId="1BF2EF25" w14:textId="504445FC" w:rsidR="003C5824" w:rsidRPr="003C5824" w:rsidRDefault="003C5824" w:rsidP="003C5824">
      <w:pPr>
        <w:rPr>
          <w:lang w:val="fr-FR"/>
        </w:rPr>
      </w:pPr>
    </w:p>
    <w:p w14:paraId="023D522A" w14:textId="0C06CC35" w:rsidR="003C5824" w:rsidRDefault="003C5824" w:rsidP="00BD7421">
      <w:pPr>
        <w:ind w:left="432"/>
        <w:rPr>
          <w:lang w:val="fr-FR"/>
        </w:rPr>
      </w:pPr>
    </w:p>
    <w:p w14:paraId="70C3E88A" w14:textId="5A53C15D" w:rsidR="003C5824" w:rsidRDefault="007E3994" w:rsidP="003C5824">
      <w:pPr>
        <w:pStyle w:val="Heading3"/>
        <w:numPr>
          <w:ilvl w:val="2"/>
          <w:numId w:val="2"/>
        </w:numPr>
        <w:rPr>
          <w:lang w:val="fr-FR"/>
        </w:rPr>
      </w:pPr>
      <w:bookmarkStart w:id="28" w:name="_Toc534903153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4BC3080" wp14:editId="2DF890CB">
            <wp:simplePos x="0" y="0"/>
            <wp:positionH relativeFrom="column">
              <wp:posOffset>4265295</wp:posOffset>
            </wp:positionH>
            <wp:positionV relativeFrom="paragraph">
              <wp:posOffset>8890</wp:posOffset>
            </wp:positionV>
            <wp:extent cx="1939290" cy="1659255"/>
            <wp:effectExtent l="0" t="0" r="3810" b="0"/>
            <wp:wrapThrough wrapText="bothSides">
              <wp:wrapPolygon edited="0">
                <wp:start x="0" y="0"/>
                <wp:lineTo x="0" y="21327"/>
                <wp:lineTo x="21430" y="21327"/>
                <wp:lineTo x="214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824">
        <w:rPr>
          <w:lang w:val="fr-FR"/>
        </w:rPr>
        <w:t>Confirmation de l’enregistrement :</w:t>
      </w:r>
      <w:bookmarkEnd w:id="28"/>
      <w:r w:rsidR="003C5824">
        <w:rPr>
          <w:lang w:val="fr-FR"/>
        </w:rPr>
        <w:t xml:space="preserve"> </w:t>
      </w:r>
    </w:p>
    <w:p w14:paraId="26BCE986" w14:textId="70C423AB" w:rsidR="003C5824" w:rsidRPr="00967C6E" w:rsidRDefault="003C5824" w:rsidP="003C5824">
      <w:pPr>
        <w:ind w:firstLine="432"/>
        <w:rPr>
          <w:lang w:val="fr-FR"/>
        </w:rPr>
      </w:pPr>
      <w:r>
        <w:rPr>
          <w:lang w:val="fr-FR"/>
        </w:rPr>
        <w:t xml:space="preserve">Après avoir entré </w:t>
      </w:r>
      <w:r w:rsidR="00606AB1">
        <w:rPr>
          <w:lang w:val="fr-FR"/>
        </w:rPr>
        <w:t>son programme une</w:t>
      </w:r>
      <w:r>
        <w:rPr>
          <w:lang w:val="fr-FR"/>
        </w:rPr>
        <w:t xml:space="preserve"> page de Confirmation de l’enregistrement apparait avec </w:t>
      </w:r>
      <w:proofErr w:type="gramStart"/>
      <w:r>
        <w:rPr>
          <w:lang w:val="fr-FR"/>
        </w:rPr>
        <w:t xml:space="preserve">le </w:t>
      </w:r>
      <w:r w:rsidRPr="00BD7421">
        <w:rPr>
          <w:b/>
          <w:bCs/>
          <w:color w:val="FB9716"/>
          <w:sz w:val="27"/>
          <w:szCs w:val="27"/>
          <w:lang w:val="fr-FR"/>
        </w:rPr>
        <w:t>User</w:t>
      </w:r>
      <w:proofErr w:type="gramEnd"/>
      <w:r w:rsidRPr="00BD7421">
        <w:rPr>
          <w:b/>
          <w:bCs/>
          <w:color w:val="FB9716"/>
          <w:sz w:val="27"/>
          <w:szCs w:val="27"/>
          <w:lang w:val="fr-FR"/>
        </w:rPr>
        <w:t xml:space="preserve"> Name</w:t>
      </w:r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de l’utilisateur. Cette page assure que le processus de l’enregistrement est complet, Enfin on appuie sur Go to </w:t>
      </w:r>
      <w:proofErr w:type="spellStart"/>
      <w:r>
        <w:rPr>
          <w:lang w:val="fr-FR"/>
        </w:rPr>
        <w:t>your</w:t>
      </w:r>
      <w:proofErr w:type="spellEnd"/>
      <w:r>
        <w:rPr>
          <w:lang w:val="fr-FR"/>
        </w:rPr>
        <w:t xml:space="preserve"> profile.</w:t>
      </w:r>
      <w:r w:rsidRPr="00B4134D">
        <w:rPr>
          <w:noProof/>
          <w:lang w:val="fr-FR"/>
        </w:rPr>
        <w:t xml:space="preserve"> </w:t>
      </w:r>
    </w:p>
    <w:p w14:paraId="53EE1C63" w14:textId="29008571" w:rsidR="003C5824" w:rsidRDefault="003C5824" w:rsidP="00BD7421">
      <w:pPr>
        <w:ind w:left="432"/>
        <w:rPr>
          <w:lang w:val="fr-FR"/>
        </w:rPr>
      </w:pPr>
    </w:p>
    <w:p w14:paraId="140BF5C7" w14:textId="26658B63" w:rsidR="007E3994" w:rsidRDefault="007E3994" w:rsidP="00BD7421">
      <w:pPr>
        <w:ind w:left="432"/>
        <w:rPr>
          <w:lang w:val="fr-FR"/>
        </w:rPr>
      </w:pPr>
    </w:p>
    <w:p w14:paraId="26FAD597" w14:textId="7FE0DB51" w:rsidR="007E3994" w:rsidRDefault="007E3994" w:rsidP="00BD7421">
      <w:pPr>
        <w:ind w:left="432"/>
        <w:rPr>
          <w:lang w:val="fr-FR"/>
        </w:rPr>
      </w:pPr>
    </w:p>
    <w:p w14:paraId="71332AF1" w14:textId="37082007" w:rsidR="007E3994" w:rsidRDefault="007E3994" w:rsidP="007E3994">
      <w:pPr>
        <w:pStyle w:val="Heading3"/>
        <w:numPr>
          <w:ilvl w:val="2"/>
          <w:numId w:val="2"/>
        </w:numPr>
        <w:rPr>
          <w:lang w:val="fr-FR"/>
        </w:rPr>
      </w:pPr>
      <w:r>
        <w:rPr>
          <w:lang w:val="fr-FR"/>
        </w:rPr>
        <w:t> </w:t>
      </w:r>
      <w:bookmarkStart w:id="29" w:name="_Toc534903154"/>
      <w:r>
        <w:rPr>
          <w:lang w:val="fr-FR"/>
        </w:rPr>
        <w:t xml:space="preserve">Profil </w:t>
      </w:r>
      <w:proofErr w:type="spellStart"/>
      <w:r>
        <w:rPr>
          <w:lang w:val="fr-FR"/>
        </w:rPr>
        <w:t>d</w:t>
      </w:r>
      <w:r w:rsidR="00C633FA">
        <w:rPr>
          <w:lang w:val="fr-FR"/>
        </w:rPr>
        <w:tab/>
      </w:r>
      <w:r>
        <w:rPr>
          <w:lang w:val="fr-FR"/>
        </w:rPr>
        <w:t>e</w:t>
      </w:r>
      <w:proofErr w:type="spellEnd"/>
      <w:r>
        <w:rPr>
          <w:lang w:val="fr-FR"/>
        </w:rPr>
        <w:t xml:space="preserve"> l’étudiant :</w:t>
      </w:r>
      <w:bookmarkEnd w:id="29"/>
    </w:p>
    <w:p w14:paraId="53035CAE" w14:textId="4294868F" w:rsidR="007E3994" w:rsidRPr="00B4134D" w:rsidRDefault="007E3994" w:rsidP="007E3994">
      <w:pPr>
        <w:ind w:firstLine="720"/>
        <w:rPr>
          <w:lang w:val="fr-FR"/>
        </w:rPr>
      </w:pPr>
      <w:r>
        <w:rPr>
          <w:lang w:val="fr-FR"/>
        </w:rPr>
        <w:t xml:space="preserve">Et Enfin le profil de l’étudiant apparait. A droit il voit ses informations personnelles et à gauche il voit la carte, et son programme et l’heure de retour et avec quel </w:t>
      </w:r>
      <w:r w:rsidR="002068C8">
        <w:rPr>
          <w:lang w:val="fr-FR"/>
        </w:rPr>
        <w:t xml:space="preserve">chauffeur, et il peut appuyer changer son programme et appuyer sur UPDATE pour le changer  </w:t>
      </w:r>
      <w:r>
        <w:rPr>
          <w:lang w:val="fr-FR"/>
        </w:rPr>
        <w:t xml:space="preserve"> et il peut appuyer sur la </w:t>
      </w:r>
      <w:r w:rsidR="002068C8">
        <w:rPr>
          <w:noProof/>
        </w:rPr>
        <w:drawing>
          <wp:anchor distT="0" distB="0" distL="114300" distR="114300" simplePos="0" relativeHeight="251671552" behindDoc="0" locked="0" layoutInCell="1" allowOverlap="1" wp14:anchorId="67296E19" wp14:editId="33D77E35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31510" cy="2663825"/>
            <wp:effectExtent l="0" t="0" r="2540" b="3175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 xml:space="preserve">photo du profil pour se déconnecter. </w:t>
      </w:r>
    </w:p>
    <w:p w14:paraId="5C6FE502" w14:textId="77777777" w:rsidR="007E3994" w:rsidRPr="00E020FD" w:rsidRDefault="007E3994" w:rsidP="00BD7421">
      <w:pPr>
        <w:ind w:left="432"/>
        <w:rPr>
          <w:lang w:val="fr-FR"/>
        </w:rPr>
      </w:pPr>
    </w:p>
    <w:p w14:paraId="41E03757" w14:textId="3DD10204" w:rsidR="00262504" w:rsidRDefault="003C5824" w:rsidP="003950D7">
      <w:pPr>
        <w:pStyle w:val="Heading3"/>
        <w:numPr>
          <w:ilvl w:val="2"/>
          <w:numId w:val="2"/>
        </w:numPr>
        <w:rPr>
          <w:lang w:val="fr-FR"/>
        </w:rPr>
      </w:pPr>
      <w:bookmarkStart w:id="30" w:name="_Toc534903155"/>
      <w:r>
        <w:rPr>
          <w:noProof/>
        </w:rPr>
        <w:drawing>
          <wp:anchor distT="0" distB="0" distL="114300" distR="114300" simplePos="0" relativeHeight="251664384" behindDoc="0" locked="0" layoutInCell="1" allowOverlap="1" wp14:anchorId="109DE1C3" wp14:editId="6D119583">
            <wp:simplePos x="0" y="0"/>
            <wp:positionH relativeFrom="column">
              <wp:posOffset>4257675</wp:posOffset>
            </wp:positionH>
            <wp:positionV relativeFrom="paragraph">
              <wp:posOffset>13335</wp:posOffset>
            </wp:positionV>
            <wp:extent cx="1992630" cy="2019300"/>
            <wp:effectExtent l="0" t="0" r="7620" b="0"/>
            <wp:wrapThrough wrapText="bothSides">
              <wp:wrapPolygon edited="0">
                <wp:start x="0" y="0"/>
                <wp:lineTo x="0" y="21396"/>
                <wp:lineTo x="21476" y="21396"/>
                <wp:lineTo x="2147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504">
        <w:rPr>
          <w:lang w:val="fr-FR"/>
        </w:rPr>
        <w:t>Entrer les informations personnelles (Chauffeur) :</w:t>
      </w:r>
      <w:bookmarkEnd w:id="30"/>
    </w:p>
    <w:p w14:paraId="2DB01CE4" w14:textId="22C588EE" w:rsidR="00A62648" w:rsidRDefault="00262504" w:rsidP="00591E9E">
      <w:pPr>
        <w:ind w:firstLine="720"/>
        <w:rPr>
          <w:lang w:val="fr-FR"/>
        </w:rPr>
      </w:pPr>
      <w:r>
        <w:rPr>
          <w:lang w:val="fr-FR"/>
        </w:rPr>
        <w:t>S’il a choisi de s’enregistrer sous un compte de chauffeur il doit entrer ses informations personnelles</w:t>
      </w:r>
      <w:r w:rsidR="005A7C35">
        <w:rPr>
          <w:lang w:val="fr-FR"/>
        </w:rPr>
        <w:t xml:space="preserve"> (STEP1)</w:t>
      </w:r>
      <w:r>
        <w:rPr>
          <w:lang w:val="fr-FR"/>
        </w:rPr>
        <w:t xml:space="preserve">. Il doit tout d’abord choisit un </w:t>
      </w:r>
      <w:r w:rsidRPr="00BD7421">
        <w:rPr>
          <w:b/>
          <w:bCs/>
          <w:color w:val="FB9716"/>
          <w:sz w:val="27"/>
          <w:szCs w:val="27"/>
          <w:lang w:val="fr-FR"/>
        </w:rPr>
        <w:t xml:space="preserve">User Name </w:t>
      </w:r>
      <w:r>
        <w:rPr>
          <w:lang w:val="fr-FR"/>
        </w:rPr>
        <w:t xml:space="preserve">c’est un mot unique qui identifie l’utilisateur puis entrer son nom </w:t>
      </w:r>
      <w:r w:rsidRPr="00BD7421">
        <w:rPr>
          <w:b/>
          <w:bCs/>
          <w:color w:val="FB9716"/>
          <w:sz w:val="27"/>
          <w:szCs w:val="27"/>
          <w:lang w:val="fr-FR"/>
        </w:rPr>
        <w:t>First Name</w:t>
      </w:r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et le nom de sa famille </w:t>
      </w:r>
      <w:r w:rsidRPr="00BD7421">
        <w:rPr>
          <w:b/>
          <w:bCs/>
          <w:color w:val="FB9716"/>
          <w:sz w:val="27"/>
          <w:szCs w:val="27"/>
          <w:lang w:val="fr-FR"/>
        </w:rPr>
        <w:t>Last Name</w:t>
      </w:r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et entrer un mot de passe </w:t>
      </w:r>
      <w:proofErr w:type="spellStart"/>
      <w:r w:rsidRPr="00BD7421">
        <w:rPr>
          <w:b/>
          <w:bCs/>
          <w:color w:val="FB9716"/>
          <w:sz w:val="27"/>
          <w:szCs w:val="27"/>
          <w:lang w:val="fr-FR"/>
        </w:rPr>
        <w:t>Password</w:t>
      </w:r>
      <w:proofErr w:type="spellEnd"/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puis le confirmer </w:t>
      </w:r>
      <w:proofErr w:type="spellStart"/>
      <w:r w:rsidRPr="00BD7421">
        <w:rPr>
          <w:b/>
          <w:bCs/>
          <w:color w:val="FB9716"/>
          <w:sz w:val="27"/>
          <w:szCs w:val="27"/>
          <w:lang w:val="fr-FR"/>
        </w:rPr>
        <w:t>Confirm</w:t>
      </w:r>
      <w:proofErr w:type="spellEnd"/>
      <w:r w:rsidRPr="00BD7421">
        <w:rPr>
          <w:b/>
          <w:bCs/>
          <w:color w:val="FB9716"/>
          <w:sz w:val="27"/>
          <w:szCs w:val="27"/>
          <w:lang w:val="fr-FR"/>
        </w:rPr>
        <w:t xml:space="preserve"> </w:t>
      </w:r>
      <w:proofErr w:type="spellStart"/>
      <w:r w:rsidRPr="00BD7421">
        <w:rPr>
          <w:b/>
          <w:bCs/>
          <w:color w:val="FB9716"/>
          <w:sz w:val="27"/>
          <w:szCs w:val="27"/>
          <w:lang w:val="fr-FR"/>
        </w:rPr>
        <w:t>Password</w:t>
      </w:r>
      <w:proofErr w:type="spellEnd"/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ensuite il doit entrer le numéro du téléphone </w:t>
      </w:r>
      <w:r w:rsidRPr="00E020FD">
        <w:rPr>
          <w:b/>
          <w:bCs/>
          <w:color w:val="FB9716"/>
          <w:sz w:val="27"/>
          <w:szCs w:val="27"/>
          <w:lang w:val="fr-FR"/>
        </w:rPr>
        <w:t xml:space="preserve">Phone </w:t>
      </w:r>
      <w:proofErr w:type="spellStart"/>
      <w:r w:rsidRPr="00E020FD">
        <w:rPr>
          <w:b/>
          <w:bCs/>
          <w:color w:val="FB9716"/>
          <w:sz w:val="27"/>
          <w:szCs w:val="27"/>
          <w:lang w:val="fr-FR"/>
        </w:rPr>
        <w:t>Number</w:t>
      </w:r>
      <w:proofErr w:type="spellEnd"/>
      <w:r>
        <w:rPr>
          <w:lang w:val="fr-FR"/>
        </w:rPr>
        <w:t xml:space="preserve"> et le mode de payement</w:t>
      </w:r>
      <w:r w:rsidR="00591E9E">
        <w:rPr>
          <w:lang w:val="fr-FR"/>
        </w:rPr>
        <w:t xml:space="preserve"> </w:t>
      </w:r>
      <w:proofErr w:type="spellStart"/>
      <w:r w:rsidRPr="00262504">
        <w:rPr>
          <w:b/>
          <w:bCs/>
          <w:color w:val="FB9716"/>
          <w:sz w:val="27"/>
          <w:szCs w:val="27"/>
          <w:lang w:val="fr-FR"/>
        </w:rPr>
        <w:t>Payment</w:t>
      </w:r>
      <w:proofErr w:type="spellEnd"/>
      <w:r w:rsidRPr="00262504">
        <w:rPr>
          <w:b/>
          <w:bCs/>
          <w:color w:val="FB9716"/>
          <w:sz w:val="27"/>
          <w:szCs w:val="27"/>
          <w:lang w:val="fr-FR"/>
        </w:rPr>
        <w:t xml:space="preserve"> Mode</w:t>
      </w:r>
      <w:r>
        <w:rPr>
          <w:b/>
          <w:bCs/>
          <w:color w:val="FB9716"/>
          <w:sz w:val="27"/>
          <w:szCs w:val="27"/>
          <w:lang w:val="fr-FR"/>
        </w:rPr>
        <w:t xml:space="preserve"> (</w:t>
      </w:r>
      <w:r w:rsidRPr="00262504">
        <w:rPr>
          <w:b/>
          <w:bCs/>
          <w:caps/>
          <w:color w:val="FF5E01"/>
          <w:sz w:val="18"/>
          <w:szCs w:val="18"/>
          <w:lang w:val="fr-FR"/>
        </w:rPr>
        <w:t>PER MONTH</w:t>
      </w:r>
      <w:r>
        <w:rPr>
          <w:b/>
          <w:bCs/>
          <w:caps/>
          <w:color w:val="FF5E01"/>
          <w:sz w:val="18"/>
          <w:szCs w:val="18"/>
          <w:lang w:val="fr-FR"/>
        </w:rPr>
        <w:t xml:space="preserve"> ou </w:t>
      </w:r>
      <w:r w:rsidRPr="00262504">
        <w:rPr>
          <w:b/>
          <w:bCs/>
          <w:caps/>
          <w:color w:val="FF5E01"/>
          <w:sz w:val="18"/>
          <w:szCs w:val="18"/>
          <w:lang w:val="fr-FR"/>
        </w:rPr>
        <w:t>PER YEAR</w:t>
      </w:r>
      <w:r>
        <w:rPr>
          <w:b/>
          <w:bCs/>
          <w:color w:val="FB9716"/>
          <w:sz w:val="27"/>
          <w:szCs w:val="27"/>
          <w:lang w:val="fr-FR"/>
        </w:rPr>
        <w:t xml:space="preserve">) </w:t>
      </w:r>
      <w:r>
        <w:rPr>
          <w:lang w:val="fr-FR"/>
        </w:rPr>
        <w:t xml:space="preserve">et enfin le </w:t>
      </w:r>
      <w:r w:rsidRPr="00262504">
        <w:rPr>
          <w:b/>
          <w:bCs/>
          <w:color w:val="FB9716"/>
          <w:sz w:val="27"/>
          <w:szCs w:val="27"/>
          <w:lang w:val="fr-FR"/>
        </w:rPr>
        <w:t>Montant</w:t>
      </w:r>
      <w:r w:rsidR="003950D7">
        <w:rPr>
          <w:lang w:val="fr-FR"/>
        </w:rPr>
        <w:t>.</w:t>
      </w:r>
    </w:p>
    <w:p w14:paraId="618E9613" w14:textId="3DC4D4FF" w:rsidR="005A7C35" w:rsidRDefault="005A7C35" w:rsidP="003950D7">
      <w:pPr>
        <w:ind w:left="432"/>
        <w:rPr>
          <w:b/>
          <w:bCs/>
          <w:color w:val="FB9716"/>
          <w:sz w:val="27"/>
          <w:szCs w:val="27"/>
          <w:lang w:val="fr-FR"/>
        </w:rPr>
      </w:pPr>
    </w:p>
    <w:p w14:paraId="2A23EAAC" w14:textId="410D36E1" w:rsidR="005A7C35" w:rsidRPr="003950D7" w:rsidRDefault="005A7C35" w:rsidP="005A7C35">
      <w:pPr>
        <w:pStyle w:val="Heading3"/>
        <w:numPr>
          <w:ilvl w:val="2"/>
          <w:numId w:val="2"/>
        </w:numPr>
        <w:rPr>
          <w:lang w:val="fr-FR"/>
        </w:rPr>
      </w:pPr>
      <w:bookmarkStart w:id="31" w:name="_Toc534903156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67D0273" wp14:editId="56A1AFC2">
            <wp:simplePos x="0" y="0"/>
            <wp:positionH relativeFrom="column">
              <wp:posOffset>4182110</wp:posOffset>
            </wp:positionH>
            <wp:positionV relativeFrom="paragraph">
              <wp:posOffset>4445</wp:posOffset>
            </wp:positionV>
            <wp:extent cx="2043430" cy="1430020"/>
            <wp:effectExtent l="0" t="0" r="0" b="0"/>
            <wp:wrapThrough wrapText="bothSides">
              <wp:wrapPolygon edited="0">
                <wp:start x="0" y="0"/>
                <wp:lineTo x="0" y="21293"/>
                <wp:lineTo x="21345" y="21293"/>
                <wp:lineTo x="2134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/>
        </w:rPr>
        <w:t>Entrer les informations du bus :</w:t>
      </w:r>
      <w:bookmarkEnd w:id="31"/>
    </w:p>
    <w:p w14:paraId="7826AE89" w14:textId="48EDDA79" w:rsidR="005A7C35" w:rsidRDefault="005A7C35" w:rsidP="005A7C35">
      <w:pPr>
        <w:ind w:firstLine="432"/>
        <w:rPr>
          <w:lang w:val="fr-FR"/>
        </w:rPr>
      </w:pPr>
      <w:r>
        <w:rPr>
          <w:lang w:val="fr-FR"/>
        </w:rPr>
        <w:t>Après avoir remplir ses informations personnelles il doit entrer les informations du bus qu’il possède le NUMERO, MODEL et LA CAPACITE DU VEHICULE et la LOCATION o</w:t>
      </w:r>
      <w:r>
        <w:rPr>
          <w:rFonts w:cstheme="minorHAnsi"/>
          <w:lang w:val="fr-FR"/>
        </w:rPr>
        <w:t xml:space="preserve">ù il veut collecter les </w:t>
      </w:r>
      <w:r w:rsidR="00500368">
        <w:rPr>
          <w:rFonts w:cstheme="minorHAnsi"/>
          <w:lang w:val="fr-FR"/>
        </w:rPr>
        <w:t xml:space="preserve">étudiant, </w:t>
      </w:r>
      <w:r>
        <w:rPr>
          <w:rFonts w:cstheme="minorHAnsi"/>
          <w:lang w:val="fr-FR"/>
        </w:rPr>
        <w:t xml:space="preserve">il peut ajouter </w:t>
      </w:r>
      <w:r w:rsidR="00500368">
        <w:rPr>
          <w:rFonts w:cstheme="minorHAnsi"/>
          <w:lang w:val="fr-FR"/>
        </w:rPr>
        <w:t>plusieurs locations</w:t>
      </w:r>
      <w:r>
        <w:rPr>
          <w:rFonts w:cstheme="minorHAnsi"/>
          <w:lang w:val="fr-FR"/>
        </w:rPr>
        <w:t xml:space="preserve"> en appuyant </w:t>
      </w:r>
      <w:r w:rsidR="00500368">
        <w:rPr>
          <w:rFonts w:cstheme="minorHAnsi"/>
          <w:lang w:val="fr-FR"/>
        </w:rPr>
        <w:t>sur</w:t>
      </w:r>
      <w:r>
        <w:rPr>
          <w:rFonts w:cstheme="minorHAnsi"/>
          <w:lang w:val="fr-FR"/>
        </w:rPr>
        <w:t xml:space="preserve"> le bouton ADD</w:t>
      </w:r>
      <w:r w:rsidR="00500368">
        <w:rPr>
          <w:rFonts w:cstheme="minorHAnsi"/>
          <w:lang w:val="fr-FR"/>
        </w:rPr>
        <w:t xml:space="preserve"> et chacune des LOCATION sera ajouter dans le tableau en bas. Enfin il appuie sur OK</w:t>
      </w:r>
      <w:r>
        <w:rPr>
          <w:rFonts w:cstheme="minorHAnsi"/>
          <w:lang w:val="fr-FR"/>
        </w:rPr>
        <w:t>.</w:t>
      </w:r>
      <w:r>
        <w:rPr>
          <w:lang w:val="fr-FR"/>
        </w:rPr>
        <w:t xml:space="preserve">  </w:t>
      </w:r>
    </w:p>
    <w:p w14:paraId="67E32135" w14:textId="77777777" w:rsidR="00967C6E" w:rsidRDefault="00967C6E" w:rsidP="005A7C35">
      <w:pPr>
        <w:ind w:firstLine="432"/>
        <w:rPr>
          <w:lang w:val="fr-FR"/>
        </w:rPr>
      </w:pPr>
    </w:p>
    <w:p w14:paraId="0EC4003B" w14:textId="66CEB9BB" w:rsidR="00591E9E" w:rsidRDefault="00B4134D" w:rsidP="00967C6E">
      <w:pPr>
        <w:pStyle w:val="Heading3"/>
        <w:numPr>
          <w:ilvl w:val="2"/>
          <w:numId w:val="2"/>
        </w:numPr>
        <w:rPr>
          <w:lang w:val="fr-FR"/>
        </w:rPr>
      </w:pPr>
      <w:bookmarkStart w:id="32" w:name="_Toc534903157"/>
      <w:r>
        <w:rPr>
          <w:noProof/>
        </w:rPr>
        <w:drawing>
          <wp:anchor distT="0" distB="0" distL="114300" distR="114300" simplePos="0" relativeHeight="251666432" behindDoc="0" locked="0" layoutInCell="1" allowOverlap="1" wp14:anchorId="723504DB" wp14:editId="13E09858">
            <wp:simplePos x="0" y="0"/>
            <wp:positionH relativeFrom="column">
              <wp:posOffset>4099560</wp:posOffset>
            </wp:positionH>
            <wp:positionV relativeFrom="paragraph">
              <wp:posOffset>0</wp:posOffset>
            </wp:positionV>
            <wp:extent cx="2116455" cy="1930400"/>
            <wp:effectExtent l="0" t="0" r="0" b="0"/>
            <wp:wrapThrough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E9E">
        <w:rPr>
          <w:lang w:val="fr-FR"/>
        </w:rPr>
        <w:t>Confirmation de l’enregistrement :</w:t>
      </w:r>
      <w:bookmarkEnd w:id="32"/>
      <w:r w:rsidR="00591E9E">
        <w:rPr>
          <w:lang w:val="fr-FR"/>
        </w:rPr>
        <w:t xml:space="preserve"> </w:t>
      </w:r>
    </w:p>
    <w:p w14:paraId="6901A06A" w14:textId="1042A654" w:rsidR="00967C6E" w:rsidRPr="00967C6E" w:rsidRDefault="00967C6E" w:rsidP="00B4134D">
      <w:pPr>
        <w:ind w:firstLine="432"/>
        <w:rPr>
          <w:lang w:val="fr-FR"/>
        </w:rPr>
      </w:pPr>
      <w:r>
        <w:rPr>
          <w:lang w:val="fr-FR"/>
        </w:rPr>
        <w:t xml:space="preserve">Après avoir </w:t>
      </w:r>
      <w:r w:rsidR="00B4134D">
        <w:rPr>
          <w:lang w:val="fr-FR"/>
        </w:rPr>
        <w:t xml:space="preserve">entré </w:t>
      </w:r>
      <w:r>
        <w:rPr>
          <w:lang w:val="fr-FR"/>
        </w:rPr>
        <w:t xml:space="preserve">tous les information </w:t>
      </w:r>
      <w:r w:rsidR="003C5824">
        <w:rPr>
          <w:lang w:val="fr-FR"/>
        </w:rPr>
        <w:t xml:space="preserve">du </w:t>
      </w:r>
      <w:proofErr w:type="gramStart"/>
      <w:r w:rsidR="003C5824">
        <w:rPr>
          <w:lang w:val="fr-FR"/>
        </w:rPr>
        <w:t xml:space="preserve">bus  </w:t>
      </w:r>
      <w:r>
        <w:rPr>
          <w:lang w:val="fr-FR"/>
        </w:rPr>
        <w:t>un</w:t>
      </w:r>
      <w:r w:rsidR="003C5824">
        <w:rPr>
          <w:lang w:val="fr-FR"/>
        </w:rPr>
        <w:t>e</w:t>
      </w:r>
      <w:proofErr w:type="gramEnd"/>
      <w:r>
        <w:rPr>
          <w:lang w:val="fr-FR"/>
        </w:rPr>
        <w:t xml:space="preserve"> page de Confirmation de </w:t>
      </w:r>
      <w:r w:rsidR="00B4134D">
        <w:rPr>
          <w:lang w:val="fr-FR"/>
        </w:rPr>
        <w:t>l’enregistrement apparait</w:t>
      </w:r>
      <w:r>
        <w:rPr>
          <w:lang w:val="fr-FR"/>
        </w:rPr>
        <w:t xml:space="preserve"> avec le </w:t>
      </w:r>
      <w:r w:rsidRPr="00BD7421">
        <w:rPr>
          <w:b/>
          <w:bCs/>
          <w:color w:val="FB9716"/>
          <w:sz w:val="27"/>
          <w:szCs w:val="27"/>
          <w:lang w:val="fr-FR"/>
        </w:rPr>
        <w:t>User Name</w:t>
      </w:r>
      <w:r>
        <w:rPr>
          <w:b/>
          <w:bCs/>
          <w:color w:val="FB9716"/>
          <w:sz w:val="27"/>
          <w:szCs w:val="27"/>
          <w:lang w:val="fr-FR"/>
        </w:rPr>
        <w:t xml:space="preserve"> </w:t>
      </w:r>
      <w:r>
        <w:rPr>
          <w:lang w:val="fr-FR"/>
        </w:rPr>
        <w:t xml:space="preserve">de </w:t>
      </w:r>
      <w:r w:rsidR="00B4134D">
        <w:rPr>
          <w:lang w:val="fr-FR"/>
        </w:rPr>
        <w:t>l’utilisateur. Cette</w:t>
      </w:r>
      <w:r>
        <w:rPr>
          <w:lang w:val="fr-FR"/>
        </w:rPr>
        <w:t xml:space="preserve"> page assure que </w:t>
      </w:r>
      <w:r w:rsidR="00B4134D">
        <w:rPr>
          <w:lang w:val="fr-FR"/>
        </w:rPr>
        <w:t>le processus</w:t>
      </w:r>
      <w:r>
        <w:rPr>
          <w:lang w:val="fr-FR"/>
        </w:rPr>
        <w:t xml:space="preserve"> de l’enregistrement </w:t>
      </w:r>
      <w:r w:rsidR="00B4134D">
        <w:rPr>
          <w:lang w:val="fr-FR"/>
        </w:rPr>
        <w:t xml:space="preserve">est complet, Enfin on appuie sur Go to </w:t>
      </w:r>
      <w:proofErr w:type="spellStart"/>
      <w:r w:rsidR="00B4134D">
        <w:rPr>
          <w:lang w:val="fr-FR"/>
        </w:rPr>
        <w:t>your</w:t>
      </w:r>
      <w:proofErr w:type="spellEnd"/>
      <w:r w:rsidR="00B4134D">
        <w:rPr>
          <w:lang w:val="fr-FR"/>
        </w:rPr>
        <w:t xml:space="preserve"> profile.</w:t>
      </w:r>
      <w:r w:rsidR="00B4134D" w:rsidRPr="00B4134D">
        <w:rPr>
          <w:noProof/>
          <w:lang w:val="fr-FR"/>
        </w:rPr>
        <w:t xml:space="preserve"> </w:t>
      </w:r>
    </w:p>
    <w:p w14:paraId="2686D37C" w14:textId="1D6BF153" w:rsidR="005A7C35" w:rsidRPr="005A7C35" w:rsidRDefault="005A7C35" w:rsidP="005A7C35">
      <w:pPr>
        <w:rPr>
          <w:sz w:val="27"/>
          <w:szCs w:val="27"/>
          <w:lang w:val="fr-FR"/>
        </w:rPr>
      </w:pPr>
    </w:p>
    <w:p w14:paraId="5533235E" w14:textId="27726833" w:rsidR="005A7C35" w:rsidRDefault="005A7C35" w:rsidP="005A7C35">
      <w:pPr>
        <w:tabs>
          <w:tab w:val="left" w:pos="2747"/>
        </w:tabs>
        <w:rPr>
          <w:sz w:val="27"/>
          <w:szCs w:val="27"/>
          <w:lang w:val="fr-FR"/>
        </w:rPr>
      </w:pPr>
    </w:p>
    <w:p w14:paraId="6B142732" w14:textId="16B76E46" w:rsidR="00B4134D" w:rsidRDefault="00B4134D" w:rsidP="005A7C35">
      <w:pPr>
        <w:tabs>
          <w:tab w:val="left" w:pos="2747"/>
        </w:tabs>
        <w:rPr>
          <w:sz w:val="27"/>
          <w:szCs w:val="27"/>
          <w:lang w:val="fr-FR"/>
        </w:rPr>
      </w:pPr>
    </w:p>
    <w:p w14:paraId="160E36CB" w14:textId="530A4D1D" w:rsidR="00B4134D" w:rsidRDefault="00B4134D" w:rsidP="00B4134D">
      <w:pPr>
        <w:pStyle w:val="Heading3"/>
        <w:numPr>
          <w:ilvl w:val="2"/>
          <w:numId w:val="2"/>
        </w:numPr>
        <w:rPr>
          <w:lang w:val="fr-FR"/>
        </w:rPr>
      </w:pPr>
      <w:r>
        <w:rPr>
          <w:lang w:val="fr-FR"/>
        </w:rPr>
        <w:t> </w:t>
      </w:r>
      <w:bookmarkStart w:id="33" w:name="_Toc534903158"/>
      <w:r>
        <w:rPr>
          <w:lang w:val="fr-FR"/>
        </w:rPr>
        <w:t>Profil du chauffeur :</w:t>
      </w:r>
      <w:bookmarkEnd w:id="33"/>
    </w:p>
    <w:p w14:paraId="4D3D26BA" w14:textId="44A76F86" w:rsidR="00B4134D" w:rsidRPr="00B4134D" w:rsidRDefault="00B4134D" w:rsidP="003C5824">
      <w:pPr>
        <w:ind w:firstLine="720"/>
        <w:rPr>
          <w:lang w:val="fr-FR"/>
        </w:rPr>
      </w:pPr>
      <w:r>
        <w:rPr>
          <w:lang w:val="fr-FR"/>
        </w:rPr>
        <w:t xml:space="preserve">Et Enfin le profil du chauffeur apparait. A droit il voit ses informations personnelles et à gauche il voit la carte, et son programme et les étudiant enregistrer dans son bus, et il peut appuyer sur la photo du profil pour se </w:t>
      </w:r>
      <w:r w:rsidR="00951A61">
        <w:rPr>
          <w:lang w:val="fr-FR"/>
        </w:rPr>
        <w:t>déconnecter.</w:t>
      </w:r>
      <w:r>
        <w:rPr>
          <w:lang w:val="fr-FR"/>
        </w:rPr>
        <w:t xml:space="preserve"> </w:t>
      </w:r>
      <w:r w:rsidR="007E3994">
        <w:rPr>
          <w:noProof/>
        </w:rPr>
        <w:drawing>
          <wp:inline distT="0" distB="0" distL="0" distR="0" wp14:anchorId="666E39CD" wp14:editId="2A412CE8">
            <wp:extent cx="5731510" cy="2662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2051" w14:textId="719AB185" w:rsidR="00B4134D" w:rsidRDefault="00B4134D" w:rsidP="005A7C35">
      <w:pPr>
        <w:tabs>
          <w:tab w:val="left" w:pos="2747"/>
        </w:tabs>
        <w:rPr>
          <w:sz w:val="27"/>
          <w:szCs w:val="27"/>
          <w:lang w:val="fr-FR"/>
        </w:rPr>
      </w:pPr>
    </w:p>
    <w:p w14:paraId="16234D98" w14:textId="77777777" w:rsidR="00B4134D" w:rsidRPr="005A7C35" w:rsidRDefault="00B4134D" w:rsidP="005A7C35">
      <w:pPr>
        <w:tabs>
          <w:tab w:val="left" w:pos="2747"/>
        </w:tabs>
        <w:rPr>
          <w:sz w:val="27"/>
          <w:szCs w:val="27"/>
          <w:lang w:val="fr-FR"/>
        </w:rPr>
      </w:pPr>
    </w:p>
    <w:p w14:paraId="790DF666" w14:textId="71BFEED3" w:rsidR="005B12FB" w:rsidRDefault="0004338A" w:rsidP="005B12FB">
      <w:pPr>
        <w:pStyle w:val="Heading1"/>
        <w:numPr>
          <w:ilvl w:val="0"/>
          <w:numId w:val="2"/>
        </w:numPr>
        <w:rPr>
          <w:lang w:val="fr-FR"/>
        </w:rPr>
      </w:pPr>
      <w:bookmarkStart w:id="34" w:name="_Toc534903159"/>
      <w:r>
        <w:rPr>
          <w:lang w:val="fr-FR"/>
        </w:rPr>
        <w:lastRenderedPageBreak/>
        <w:t>Use case :</w:t>
      </w:r>
      <w:bookmarkEnd w:id="34"/>
    </w:p>
    <w:p w14:paraId="3EB6C844" w14:textId="5D5B1933" w:rsidR="005B12FB" w:rsidRDefault="00C633FA" w:rsidP="005B12FB">
      <w:pPr>
        <w:rPr>
          <w:lang w:val="fr-FR"/>
        </w:rPr>
      </w:pPr>
      <w:r>
        <w:rPr>
          <w:noProof/>
        </w:rPr>
        <w:drawing>
          <wp:inline distT="0" distB="0" distL="0" distR="0" wp14:anchorId="0AE29551" wp14:editId="216477F5">
            <wp:extent cx="5731510" cy="2637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DD28" w14:textId="1EFA80C8" w:rsidR="005B12FB" w:rsidRDefault="005B12FB" w:rsidP="005B12FB">
      <w:pPr>
        <w:pStyle w:val="Heading1"/>
        <w:numPr>
          <w:ilvl w:val="0"/>
          <w:numId w:val="2"/>
        </w:numPr>
        <w:rPr>
          <w:lang w:val="fr-FR"/>
        </w:rPr>
      </w:pPr>
      <w:bookmarkStart w:id="35" w:name="_Toc534903160"/>
      <w:r>
        <w:rPr>
          <w:lang w:val="fr-FR"/>
        </w:rPr>
        <w:t>Diagramme d’activité :</w:t>
      </w:r>
      <w:bookmarkEnd w:id="35"/>
      <w:r w:rsidRPr="005B12FB">
        <w:rPr>
          <w:noProof/>
          <w:lang w:val="fr-FR"/>
        </w:rPr>
        <w:t xml:space="preserve"> </w:t>
      </w:r>
    </w:p>
    <w:p w14:paraId="523575CB" w14:textId="4F347E43" w:rsidR="005B12FB" w:rsidRDefault="00993343" w:rsidP="005B12F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F0DC367" wp14:editId="265AA3E8">
            <wp:extent cx="5746750" cy="45720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AA68" w14:textId="2C844936" w:rsidR="00A136D7" w:rsidRDefault="00A136D7" w:rsidP="00A136D7">
      <w:pPr>
        <w:pStyle w:val="Heading1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>Modèle entité association (ER Model) :</w:t>
      </w:r>
    </w:p>
    <w:p w14:paraId="69F970D6" w14:textId="52910086" w:rsidR="00A136D7" w:rsidRPr="00A136D7" w:rsidRDefault="00A136D7" w:rsidP="00A136D7">
      <w:pPr>
        <w:rPr>
          <w:lang w:val="fr-FR"/>
        </w:rPr>
      </w:pPr>
      <w:r>
        <w:rPr>
          <w:noProof/>
        </w:rPr>
        <w:drawing>
          <wp:inline distT="0" distB="0" distL="0" distR="0" wp14:anchorId="1FCE060C" wp14:editId="1ED3B626">
            <wp:extent cx="5731510" cy="42576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BC9C" w14:textId="016FA25F" w:rsidR="00016683" w:rsidRDefault="00016683" w:rsidP="00016683">
      <w:pPr>
        <w:pStyle w:val="Heading1"/>
        <w:numPr>
          <w:ilvl w:val="0"/>
          <w:numId w:val="2"/>
        </w:numPr>
        <w:rPr>
          <w:lang w:val="fr-FR"/>
        </w:rPr>
      </w:pPr>
      <w:bookmarkStart w:id="36" w:name="_Toc534903161"/>
      <w:r>
        <w:rPr>
          <w:lang w:val="fr-FR"/>
        </w:rPr>
        <w:lastRenderedPageBreak/>
        <w:t>Base de</w:t>
      </w:r>
      <w:r w:rsidR="00ED51CA">
        <w:rPr>
          <w:lang w:val="fr-FR"/>
        </w:rPr>
        <w:t>s</w:t>
      </w:r>
      <w:r>
        <w:rPr>
          <w:lang w:val="fr-FR"/>
        </w:rPr>
        <w:t xml:space="preserve"> donnée</w:t>
      </w:r>
      <w:r w:rsidR="00ED51CA">
        <w:rPr>
          <w:lang w:val="fr-FR"/>
        </w:rPr>
        <w:t>s</w:t>
      </w:r>
      <w:r>
        <w:rPr>
          <w:lang w:val="fr-FR"/>
        </w:rPr>
        <w:t> :</w:t>
      </w:r>
      <w:bookmarkEnd w:id="36"/>
    </w:p>
    <w:p w14:paraId="167536AD" w14:textId="3781F040" w:rsidR="00ED51CA" w:rsidRDefault="00016683" w:rsidP="00016683">
      <w:pPr>
        <w:pStyle w:val="Heading2"/>
        <w:numPr>
          <w:ilvl w:val="1"/>
          <w:numId w:val="2"/>
        </w:numPr>
        <w:rPr>
          <w:noProof/>
          <w:lang w:val="fr-FR"/>
        </w:rPr>
      </w:pPr>
      <w:bookmarkStart w:id="37" w:name="_Toc534903162"/>
      <w:r w:rsidRPr="00016683">
        <w:rPr>
          <w:lang w:val="fr-FR"/>
        </w:rPr>
        <w:t>Modèle de donnée physique</w:t>
      </w:r>
      <w:r>
        <w:rPr>
          <w:lang w:val="fr-FR"/>
        </w:rPr>
        <w:t> </w:t>
      </w:r>
      <w:r w:rsidR="00ED51CA">
        <w:rPr>
          <w:lang w:val="fr-FR"/>
        </w:rPr>
        <w:t>(Physical data model</w:t>
      </w:r>
      <w:proofErr w:type="gramStart"/>
      <w:r w:rsidR="00ED51CA">
        <w:rPr>
          <w:lang w:val="fr-FR"/>
        </w:rPr>
        <w:t>)</w:t>
      </w:r>
      <w:r>
        <w:rPr>
          <w:lang w:val="fr-FR"/>
        </w:rPr>
        <w:t>:</w:t>
      </w:r>
      <w:bookmarkEnd w:id="37"/>
      <w:proofErr w:type="gramEnd"/>
      <w:r w:rsidR="00ED51CA" w:rsidRPr="00ED51CA">
        <w:rPr>
          <w:noProof/>
          <w:lang w:val="fr-FR"/>
        </w:rPr>
        <w:t xml:space="preserve"> </w:t>
      </w:r>
    </w:p>
    <w:p w14:paraId="4C89761C" w14:textId="61CB51EF" w:rsidR="00ED51CA" w:rsidRPr="00ED51CA" w:rsidRDefault="00A136D7" w:rsidP="00ED51CA">
      <w:pPr>
        <w:rPr>
          <w:lang w:val="fr-FR"/>
        </w:rPr>
      </w:pPr>
      <w:r>
        <w:rPr>
          <w:noProof/>
        </w:rPr>
        <w:drawing>
          <wp:inline distT="0" distB="0" distL="0" distR="0" wp14:anchorId="501317D0" wp14:editId="3A65F828">
            <wp:extent cx="5731510" cy="42703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GoBack"/>
      <w:bookmarkEnd w:id="38"/>
    </w:p>
    <w:p w14:paraId="7EFB1765" w14:textId="5C606040" w:rsidR="00A051BE" w:rsidRDefault="00ED51CA" w:rsidP="00056ADE">
      <w:pPr>
        <w:pStyle w:val="Heading2"/>
        <w:numPr>
          <w:ilvl w:val="1"/>
          <w:numId w:val="2"/>
        </w:numPr>
        <w:rPr>
          <w:lang w:val="fr-FR"/>
        </w:rPr>
      </w:pPr>
      <w:bookmarkStart w:id="39" w:name="_Toc534903163"/>
      <w:r>
        <w:rPr>
          <w:lang w:val="fr-FR"/>
        </w:rPr>
        <w:t>Code de la base des données :</w:t>
      </w:r>
      <w:bookmarkEnd w:id="39"/>
    </w:p>
    <w:p w14:paraId="446A7D43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create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 </w:t>
      </w:r>
    </w:p>
    <w:p w14:paraId="44544889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</w:p>
    <w:p w14:paraId="706F7766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NUMERO_DU_VEHICULE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7F4476C4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USERC  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008D4102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IDP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46038A52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CAPICITE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10DE4628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MODEL  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A362DB8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PK_BUS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primary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clustered 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4B84C6BB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);</w:t>
      </w:r>
    </w:p>
    <w:p w14:paraId="68E67D59" w14:textId="77777777" w:rsidR="001728AE" w:rsidRPr="002F4ECC" w:rsidRDefault="001728AE" w:rsidP="001728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</w:p>
    <w:p w14:paraId="5217D8DC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create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CHAUFEUR </w:t>
      </w:r>
    </w:p>
    <w:p w14:paraId="77E76315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</w:p>
    <w:p w14:paraId="02D123CE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USERC  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2C573D06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NUMERO_DU_VEHICULE   </w:t>
      </w:r>
      <w:proofErr w:type="spell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integer</w:t>
      </w:r>
      <w:proofErr w:type="spellEnd"/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                     </w:t>
      </w:r>
      <w:proofErr w:type="spell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null</w:t>
      </w:r>
      <w:proofErr w:type="spellEnd"/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  <w:lang w:val="fr-FR"/>
        </w:rPr>
        <w:t>,</w:t>
      </w:r>
    </w:p>
    <w:p w14:paraId="29CCE8F3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PRENOMC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5116D9F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NOMC   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78A74134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TELEPHONEC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437D5CEE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PASSWORDC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B62E5D0" w14:textId="3023157D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</w:pPr>
      <w:r w:rsidRPr="00370FA7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MODE_DE_PAYEMENT     </w:t>
      </w:r>
      <w:proofErr w:type="spell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integer</w:t>
      </w:r>
      <w:proofErr w:type="spellEnd"/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</w:t>
      </w:r>
      <w:proofErr w:type="spell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null</w:t>
      </w:r>
      <w:proofErr w:type="spellEnd"/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  <w:lang w:val="fr-FR"/>
        </w:rPr>
        <w:t>,</w:t>
      </w:r>
    </w:p>
    <w:p w14:paraId="5C171DC0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PK_CHAUFEUR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primary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clustered 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>USERC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7DDD29A2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);</w:t>
      </w:r>
    </w:p>
    <w:p w14:paraId="233404EC" w14:textId="77777777" w:rsidR="001728AE" w:rsidRPr="002F4ECC" w:rsidRDefault="001728AE" w:rsidP="001728A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</w:p>
    <w:p w14:paraId="6DCDA6E0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create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ETUDIANT </w:t>
      </w:r>
    </w:p>
    <w:p w14:paraId="0587C9B4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</w:p>
    <w:p w14:paraId="4551A847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USERE  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68B173DF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IDP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7AB7282C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NUMERO_DU_VEHICULE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5F8D0AFB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PRENOME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40EB27B5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NOME     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185F3382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LOCATIONE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1747B328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TELEPHONEE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4B0D076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MONTANTAPAYEE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7E3A0AEA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PASSWORDE            </w:t>
      </w:r>
      <w:proofErr w:type="gram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C633FA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13C1C13A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PK_ETUDIANT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primary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clustered 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>USERE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B1E7842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);</w:t>
      </w:r>
    </w:p>
    <w:p w14:paraId="079EC3FD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create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JOURE </w:t>
      </w:r>
    </w:p>
    <w:p w14:paraId="70D1689F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</w:p>
    <w:p w14:paraId="2CA77FF1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lastRenderedPageBreak/>
        <w:t xml:space="preserve">   IDJ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0E414D9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IDP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9008992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HEURE_DE_DEPART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time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64AA7D7A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HEURE_DE_RETOUR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time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                   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not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</w:t>
      </w:r>
      <w:proofErr w:type="spell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null</w:t>
      </w:r>
      <w:proofErr w:type="spellEnd"/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  <w:lang w:val="fr-FR"/>
        </w:rPr>
        <w:t>,</w:t>
      </w:r>
    </w:p>
    <w:p w14:paraId="7B9CB08C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HEURE_DE_RETOUR1  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time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                        </w:t>
      </w:r>
      <w:proofErr w:type="spellStart"/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  <w:lang w:val="fr-FR"/>
        </w:rPr>
        <w:t>null</w:t>
      </w:r>
      <w:proofErr w:type="spellEnd"/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  <w:lang w:val="fr-FR"/>
        </w:rPr>
        <w:t>,</w:t>
      </w:r>
    </w:p>
    <w:p w14:paraId="452DD508" w14:textId="77777777" w:rsidR="00C633FA" w:rsidRPr="00C633FA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C633FA">
        <w:rPr>
          <w:rFonts w:ascii="Courier New" w:eastAsia="Times New Roman" w:hAnsi="Courier New" w:cs="Courier New"/>
          <w:color w:val="000000"/>
          <w:sz w:val="14"/>
          <w:szCs w:val="14"/>
          <w:lang w:val="fr-FR"/>
        </w:rPr>
        <w:t xml:space="preserve">  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PK_JOURE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primary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C633FA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clustered 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C633FA">
        <w:rPr>
          <w:rFonts w:ascii="Courier New" w:eastAsia="Times New Roman" w:hAnsi="Courier New" w:cs="Courier New"/>
          <w:color w:val="000000"/>
          <w:sz w:val="14"/>
          <w:szCs w:val="14"/>
        </w:rPr>
        <w:t>IDJ</w:t>
      </w: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455E3743" w14:textId="578E53B1" w:rsidR="001728AE" w:rsidRPr="002F4ECC" w:rsidRDefault="00C633FA" w:rsidP="00C633F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</w:pPr>
      <w:r w:rsidRPr="00C633FA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);</w:t>
      </w:r>
    </w:p>
    <w:p w14:paraId="645C331F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create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LOCATION </w:t>
      </w:r>
    </w:p>
    <w:p w14:paraId="40221B61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</w:p>
    <w:p w14:paraId="7781406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NOML                 </w:t>
      </w:r>
      <w:proofErr w:type="gramStart"/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2F4ECC">
        <w:rPr>
          <w:rFonts w:ascii="Courier New" w:eastAsia="Times New Roman" w:hAnsi="Courier New" w:cs="Courier New"/>
          <w:color w:val="FF8000"/>
          <w:sz w:val="14"/>
          <w:szCs w:val="14"/>
        </w:rPr>
        <w:t>50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490023D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NUMERO_DU_VEHICULE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13B2A3C6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PK_LOCATION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primary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clustered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NOML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7BC9F0D2" w14:textId="1FA16112" w:rsidR="001728AE" w:rsidRPr="002F4ECC" w:rsidRDefault="002F4ECC" w:rsidP="002F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);</w:t>
      </w:r>
    </w:p>
    <w:p w14:paraId="74FFAAD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create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PROGRAMMEE </w:t>
      </w:r>
    </w:p>
    <w:p w14:paraId="0F495F6F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</w:p>
    <w:p w14:paraId="0CDEE5B1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IDP            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not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5E1E6BE6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USERE                </w:t>
      </w:r>
      <w:proofErr w:type="gramStart"/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varchar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proofErr w:type="gramEnd"/>
      <w:r w:rsidRPr="002F4ECC">
        <w:rPr>
          <w:rFonts w:ascii="Courier New" w:eastAsia="Times New Roman" w:hAnsi="Courier New" w:cs="Courier New"/>
          <w:color w:val="FF8000"/>
          <w:sz w:val="14"/>
          <w:szCs w:val="14"/>
        </w:rPr>
        <w:t>20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501E4406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NUMERO_DU_VEHICULE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integer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            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null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,</w:t>
      </w:r>
    </w:p>
    <w:p w14:paraId="3424827B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PK_PROGRAMMEE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primary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clustered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77AE7C86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);</w:t>
      </w:r>
    </w:p>
    <w:p w14:paraId="78F75761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</w:t>
      </w:r>
    </w:p>
    <w:p w14:paraId="43E017A1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FK_BUS_A1_PROGRAMM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6F74AD7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PROGRAMMEE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57FEDB4B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672FA722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2A2BA9DB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681FFC9D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</w:t>
      </w:r>
    </w:p>
    <w:p w14:paraId="2E2B0CDF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FK_BUS_POSSEDE2_CHAUFEUR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USERC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449987D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CHAUFEUR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USERC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50FC8810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02FCA28F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30F50C2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43DF596F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CHAUFEUR</w:t>
      </w:r>
    </w:p>
    <w:p w14:paraId="6A76C31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FK_CHAUFEUR_POSSEDE_BUS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6926A23E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A2B0569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2F7B3B4D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259ECE9E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58694E7A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ETUDIANT</w:t>
      </w:r>
    </w:p>
    <w:p w14:paraId="5AF4784F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FK_ETUDIANT_A_PROGRAMM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6FB84E4E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PROGRAMMEE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CA0FDDA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17373CE2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3D2775C8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2DDE3EAB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ETUDIANT</w:t>
      </w:r>
    </w:p>
    <w:p w14:paraId="4216E4C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FK_ETUDIANT_COMTIENT_BUS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352E0FD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1D8DFCB7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6B24B1CD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79C5F497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3A452D15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JOURE</w:t>
      </w:r>
    </w:p>
    <w:p w14:paraId="0ADF4B95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FK_JOURE_COMPOSE_PROGRAMM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33635B8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PROGRAMMEE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IDP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5BA75E7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5D49D311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74331D32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67F40830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LOCATION</w:t>
      </w:r>
    </w:p>
    <w:p w14:paraId="17EB118D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FK_LOCATION_PREND_DES_BUS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300D0838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7F011672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67C705E7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593A5DBC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2F2AE7F0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PROGRAMMEE</w:t>
      </w:r>
    </w:p>
    <w:p w14:paraId="1C10B895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FK_PROGRAMM_A2_ETUDIANT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USERE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4885F02A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ETUDIANT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USERE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555B5266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2B74F669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411DEE70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</w:p>
    <w:p w14:paraId="345125CA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alter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table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PROGRAMMEE</w:t>
      </w:r>
    </w:p>
    <w:p w14:paraId="28238DD3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add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constraint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FK_PROGRAMM_A3_BUS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foreign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key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7704B084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references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BUS 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(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>NUMERO_DU_VEHICULE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)</w:t>
      </w:r>
    </w:p>
    <w:p w14:paraId="09F4A221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update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</w:p>
    <w:p w14:paraId="08FC8E4E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4"/>
          <w:szCs w:val="14"/>
        </w:rPr>
      </w:pP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    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on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delete</w:t>
      </w:r>
      <w:r w:rsidRPr="002F4ECC">
        <w:rPr>
          <w:rFonts w:ascii="Courier New" w:eastAsia="Times New Roman" w:hAnsi="Courier New" w:cs="Courier New"/>
          <w:color w:val="000000"/>
          <w:sz w:val="14"/>
          <w:szCs w:val="14"/>
        </w:rPr>
        <w:t xml:space="preserve"> </w:t>
      </w:r>
      <w:r w:rsidRPr="002F4ECC">
        <w:rPr>
          <w:rFonts w:ascii="Courier New" w:eastAsia="Times New Roman" w:hAnsi="Courier New" w:cs="Courier New"/>
          <w:b/>
          <w:bCs/>
          <w:color w:val="0000FF"/>
          <w:sz w:val="14"/>
          <w:szCs w:val="14"/>
        </w:rPr>
        <w:t>restrict</w:t>
      </w:r>
      <w:r w:rsidRPr="002F4ECC">
        <w:rPr>
          <w:rFonts w:ascii="Courier New" w:eastAsia="Times New Roman" w:hAnsi="Courier New" w:cs="Courier New"/>
          <w:b/>
          <w:bCs/>
          <w:color w:val="000080"/>
          <w:sz w:val="14"/>
          <w:szCs w:val="14"/>
        </w:rPr>
        <w:t>;</w:t>
      </w:r>
    </w:p>
    <w:p w14:paraId="5BEBF04B" w14:textId="77777777" w:rsidR="002F4ECC" w:rsidRPr="002F4ECC" w:rsidRDefault="002F4ECC" w:rsidP="002F4E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0C1D67C" w14:textId="1A3CDF3C" w:rsidR="00F93CCC" w:rsidRDefault="00241AB6" w:rsidP="00241AB6">
      <w:pPr>
        <w:pStyle w:val="Heading1"/>
        <w:numPr>
          <w:ilvl w:val="0"/>
          <w:numId w:val="2"/>
        </w:numPr>
      </w:pPr>
      <w:bookmarkStart w:id="40" w:name="_Toc534903164"/>
      <w:r>
        <w:lastRenderedPageBreak/>
        <w:t>Diagram des classes:</w:t>
      </w:r>
      <w:bookmarkEnd w:id="40"/>
    </w:p>
    <w:p w14:paraId="07A45B63" w14:textId="2ADE4350" w:rsidR="00241AB6" w:rsidRDefault="00241AB6" w:rsidP="00241AB6">
      <w:pPr>
        <w:rPr>
          <w:noProof/>
        </w:rPr>
      </w:pPr>
      <w:r>
        <w:rPr>
          <w:noProof/>
        </w:rPr>
        <w:drawing>
          <wp:inline distT="0" distB="0" distL="0" distR="0" wp14:anchorId="30BC8A39" wp14:editId="312A99BF">
            <wp:extent cx="5731510" cy="4210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27C2" w14:textId="492F2357" w:rsidR="003F7033" w:rsidRDefault="003F7033" w:rsidP="003F7033">
      <w:pPr>
        <w:rPr>
          <w:noProof/>
        </w:rPr>
      </w:pPr>
    </w:p>
    <w:p w14:paraId="2D783736" w14:textId="306B9BA5" w:rsidR="003F7033" w:rsidRDefault="003F7033" w:rsidP="003F7033">
      <w:pPr>
        <w:pStyle w:val="Heading1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01390BA" wp14:editId="4A58FABE">
            <wp:simplePos x="0" y="0"/>
            <wp:positionH relativeFrom="margin">
              <wp:posOffset>180975</wp:posOffset>
            </wp:positionH>
            <wp:positionV relativeFrom="paragraph">
              <wp:posOffset>321310</wp:posOffset>
            </wp:positionV>
            <wp:extent cx="5086350" cy="3566160"/>
            <wp:effectExtent l="0" t="0" r="0" b="0"/>
            <wp:wrapThrough wrapText="bothSides">
              <wp:wrapPolygon edited="0">
                <wp:start x="0" y="0"/>
                <wp:lineTo x="0" y="21462"/>
                <wp:lineTo x="21519" y="21462"/>
                <wp:lineTo x="2151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 de sequence:</w:t>
      </w:r>
    </w:p>
    <w:p w14:paraId="71072E29" w14:textId="2FD895F6" w:rsidR="003F7033" w:rsidRPr="003F7033" w:rsidRDefault="003F7033" w:rsidP="003F7033"/>
    <w:sectPr w:rsidR="003F7033" w:rsidRPr="003F7033" w:rsidSect="002D45E4">
      <w:headerReference w:type="default" r:id="rId2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B1BC6" w14:textId="77777777" w:rsidR="00B92971" w:rsidRDefault="00B92971" w:rsidP="007F1F02">
      <w:pPr>
        <w:spacing w:after="0" w:line="240" w:lineRule="auto"/>
      </w:pPr>
      <w:r>
        <w:separator/>
      </w:r>
    </w:p>
  </w:endnote>
  <w:endnote w:type="continuationSeparator" w:id="0">
    <w:p w14:paraId="1E499D0D" w14:textId="77777777" w:rsidR="00B92971" w:rsidRDefault="00B92971" w:rsidP="007F1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13CB6" w14:textId="77777777" w:rsidR="00B92971" w:rsidRDefault="00B92971" w:rsidP="007F1F02">
      <w:pPr>
        <w:spacing w:after="0" w:line="240" w:lineRule="auto"/>
      </w:pPr>
      <w:r>
        <w:separator/>
      </w:r>
    </w:p>
  </w:footnote>
  <w:footnote w:type="continuationSeparator" w:id="0">
    <w:p w14:paraId="7998FE6F" w14:textId="77777777" w:rsidR="00B92971" w:rsidRDefault="00B92971" w:rsidP="007F1F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D8F37" w14:textId="44617B54" w:rsidR="002F4ECC" w:rsidRPr="00A23CF1" w:rsidRDefault="002F4ECC" w:rsidP="00A23CF1">
    <w:pPr>
      <w:pStyle w:val="Header"/>
      <w:jc w:val="center"/>
      <w:rPr>
        <w:lang w:val="fr-FR"/>
      </w:rPr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2336" behindDoc="0" locked="0" layoutInCell="1" allowOverlap="1" wp14:anchorId="3CF8D04A" wp14:editId="09F2BCA9">
          <wp:simplePos x="0" y="0"/>
          <wp:positionH relativeFrom="rightMargin">
            <wp:align>left</wp:align>
          </wp:positionH>
          <wp:positionV relativeFrom="paragraph">
            <wp:posOffset>-214399</wp:posOffset>
          </wp:positionV>
          <wp:extent cx="657860" cy="657225"/>
          <wp:effectExtent l="0" t="0" r="8890" b="9525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L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860" cy="657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942689A" wp14:editId="53B39830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BB412" w14:textId="77777777" w:rsidR="002F4ECC" w:rsidRDefault="002F4EC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42689A" id="Group 158" o:spid="_x0000_s1031" style="position:absolute;left:0;text-align:left;margin-left:0;margin-top:0;width:133.9pt;height:80.65pt;z-index:251661312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4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6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1F0BB412" w14:textId="77777777" w:rsidR="002F4ECC" w:rsidRDefault="002F4EC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lang w:val="fr-FR"/>
      </w:rPr>
      <w:t xml:space="preserve">Université Libanaise Faculté des Sciences - Session 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940C4"/>
    <w:multiLevelType w:val="hybridMultilevel"/>
    <w:tmpl w:val="E64231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84381"/>
    <w:multiLevelType w:val="hybridMultilevel"/>
    <w:tmpl w:val="C76626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0A271F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1D9216E1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 w15:restartNumberingAfterBreak="0">
    <w:nsid w:val="225C51EA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26A07D26"/>
    <w:multiLevelType w:val="hybridMultilevel"/>
    <w:tmpl w:val="CFD6D8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1069C3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7" w15:restartNumberingAfterBreak="0">
    <w:nsid w:val="36B7446A"/>
    <w:multiLevelType w:val="hybridMultilevel"/>
    <w:tmpl w:val="C838852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B359A"/>
    <w:multiLevelType w:val="hybridMultilevel"/>
    <w:tmpl w:val="7D7C81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596D44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0" w15:restartNumberingAfterBreak="0">
    <w:nsid w:val="52A71DDE"/>
    <w:multiLevelType w:val="hybridMultilevel"/>
    <w:tmpl w:val="78B2C8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97798E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2" w15:restartNumberingAfterBreak="0">
    <w:nsid w:val="55AB3759"/>
    <w:multiLevelType w:val="hybridMultilevel"/>
    <w:tmpl w:val="3C447F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E2B51"/>
    <w:multiLevelType w:val="hybridMultilevel"/>
    <w:tmpl w:val="00F05F32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77E909E5"/>
    <w:multiLevelType w:val="multilevel"/>
    <w:tmpl w:val="00000002"/>
    <w:lvl w:ilvl="0">
      <w:start w:val="1"/>
      <w:numFmt w:val="upperLetter"/>
      <w:suff w:val="nothing"/>
      <w:lvlText w:val="%1 - 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suff w:val="nothing"/>
      <w:lvlText w:val="%1.%2 - 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lowerLetter"/>
      <w:suff w:val="nothing"/>
      <w:lvlText w:val="%1.%2.%3 - 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lowerRoman"/>
      <w:suff w:val="nothing"/>
      <w:lvlText w:val="%1.%2.%3.%4 - 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8"/>
  </w:num>
  <w:num w:numId="5">
    <w:abstractNumId w:val="10"/>
  </w:num>
  <w:num w:numId="6">
    <w:abstractNumId w:val="5"/>
  </w:num>
  <w:num w:numId="7">
    <w:abstractNumId w:val="0"/>
  </w:num>
  <w:num w:numId="8">
    <w:abstractNumId w:val="12"/>
  </w:num>
  <w:num w:numId="9">
    <w:abstractNumId w:val="1"/>
  </w:num>
  <w:num w:numId="10">
    <w:abstractNumId w:val="11"/>
  </w:num>
  <w:num w:numId="11">
    <w:abstractNumId w:val="9"/>
  </w:num>
  <w:num w:numId="12">
    <w:abstractNumId w:val="6"/>
  </w:num>
  <w:num w:numId="13">
    <w:abstractNumId w:val="3"/>
  </w:num>
  <w:num w:numId="14">
    <w:abstractNumId w:val="4"/>
  </w:num>
  <w:num w:numId="15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ohamad Chalhoub">
    <w15:presenceInfo w15:providerId="Windows Live" w15:userId="52a8d712a50f87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72B"/>
    <w:rsid w:val="00016683"/>
    <w:rsid w:val="0004338A"/>
    <w:rsid w:val="00056ADE"/>
    <w:rsid w:val="000A1B8C"/>
    <w:rsid w:val="000F22DA"/>
    <w:rsid w:val="00104F78"/>
    <w:rsid w:val="00126B53"/>
    <w:rsid w:val="00161302"/>
    <w:rsid w:val="00167B54"/>
    <w:rsid w:val="001704B9"/>
    <w:rsid w:val="00172201"/>
    <w:rsid w:val="001728AE"/>
    <w:rsid w:val="00172E36"/>
    <w:rsid w:val="001A4259"/>
    <w:rsid w:val="001B5CA1"/>
    <w:rsid w:val="001C4606"/>
    <w:rsid w:val="001E6E83"/>
    <w:rsid w:val="001F4B3B"/>
    <w:rsid w:val="002068C8"/>
    <w:rsid w:val="00241AB6"/>
    <w:rsid w:val="00246BCD"/>
    <w:rsid w:val="00262504"/>
    <w:rsid w:val="002D45E4"/>
    <w:rsid w:val="002F4ECC"/>
    <w:rsid w:val="0030420E"/>
    <w:rsid w:val="00306D32"/>
    <w:rsid w:val="00343474"/>
    <w:rsid w:val="00350221"/>
    <w:rsid w:val="0035252D"/>
    <w:rsid w:val="00370FA7"/>
    <w:rsid w:val="003950D7"/>
    <w:rsid w:val="003A0312"/>
    <w:rsid w:val="003C5824"/>
    <w:rsid w:val="003F7033"/>
    <w:rsid w:val="004413FE"/>
    <w:rsid w:val="004D12F1"/>
    <w:rsid w:val="00500368"/>
    <w:rsid w:val="00524734"/>
    <w:rsid w:val="00590BD1"/>
    <w:rsid w:val="00591E9E"/>
    <w:rsid w:val="00593473"/>
    <w:rsid w:val="005A7C35"/>
    <w:rsid w:val="005B12FB"/>
    <w:rsid w:val="005F1B71"/>
    <w:rsid w:val="00606AB1"/>
    <w:rsid w:val="006849F1"/>
    <w:rsid w:val="006A03B4"/>
    <w:rsid w:val="006B0917"/>
    <w:rsid w:val="00724FC2"/>
    <w:rsid w:val="0076226B"/>
    <w:rsid w:val="007979E9"/>
    <w:rsid w:val="007A430C"/>
    <w:rsid w:val="007B6454"/>
    <w:rsid w:val="007D21D9"/>
    <w:rsid w:val="007D6A77"/>
    <w:rsid w:val="007E3994"/>
    <w:rsid w:val="007F1F02"/>
    <w:rsid w:val="007F5D32"/>
    <w:rsid w:val="007F63DD"/>
    <w:rsid w:val="0087666C"/>
    <w:rsid w:val="008F18BA"/>
    <w:rsid w:val="008F672B"/>
    <w:rsid w:val="00942027"/>
    <w:rsid w:val="00945DE0"/>
    <w:rsid w:val="00951A61"/>
    <w:rsid w:val="00967C6E"/>
    <w:rsid w:val="0097773A"/>
    <w:rsid w:val="00993343"/>
    <w:rsid w:val="009A09D1"/>
    <w:rsid w:val="009C6452"/>
    <w:rsid w:val="009D3D80"/>
    <w:rsid w:val="009E3618"/>
    <w:rsid w:val="009F0080"/>
    <w:rsid w:val="009F1C6B"/>
    <w:rsid w:val="00A04B50"/>
    <w:rsid w:val="00A051BE"/>
    <w:rsid w:val="00A136D7"/>
    <w:rsid w:val="00A230CB"/>
    <w:rsid w:val="00A23CF1"/>
    <w:rsid w:val="00A4024F"/>
    <w:rsid w:val="00A53504"/>
    <w:rsid w:val="00A60E7C"/>
    <w:rsid w:val="00A62648"/>
    <w:rsid w:val="00A86CFD"/>
    <w:rsid w:val="00AA6331"/>
    <w:rsid w:val="00B10490"/>
    <w:rsid w:val="00B35622"/>
    <w:rsid w:val="00B4134D"/>
    <w:rsid w:val="00B502B8"/>
    <w:rsid w:val="00B92971"/>
    <w:rsid w:val="00BD7421"/>
    <w:rsid w:val="00BD7C48"/>
    <w:rsid w:val="00C0201B"/>
    <w:rsid w:val="00C07C72"/>
    <w:rsid w:val="00C20313"/>
    <w:rsid w:val="00C633FA"/>
    <w:rsid w:val="00C64704"/>
    <w:rsid w:val="00C916BE"/>
    <w:rsid w:val="00C91B16"/>
    <w:rsid w:val="00CF008D"/>
    <w:rsid w:val="00D121B1"/>
    <w:rsid w:val="00E020FD"/>
    <w:rsid w:val="00E52DB3"/>
    <w:rsid w:val="00E74623"/>
    <w:rsid w:val="00E970E7"/>
    <w:rsid w:val="00EB3F09"/>
    <w:rsid w:val="00ED51CA"/>
    <w:rsid w:val="00EE4881"/>
    <w:rsid w:val="00EE76F4"/>
    <w:rsid w:val="00F3406A"/>
    <w:rsid w:val="00F93CCC"/>
    <w:rsid w:val="00FA1CF7"/>
    <w:rsid w:val="00FA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5E3AAA"/>
  <w15:chartTrackingRefBased/>
  <w15:docId w15:val="{788CD87C-C17A-4207-B7FF-E039578CA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0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7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7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F1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F02"/>
  </w:style>
  <w:style w:type="paragraph" w:styleId="Footer">
    <w:name w:val="footer"/>
    <w:basedOn w:val="Normal"/>
    <w:link w:val="FooterChar"/>
    <w:uiPriority w:val="99"/>
    <w:unhideWhenUsed/>
    <w:rsid w:val="007F1F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F02"/>
  </w:style>
  <w:style w:type="paragraph" w:styleId="NoSpacing">
    <w:name w:val="No Spacing"/>
    <w:link w:val="NoSpacingChar"/>
    <w:uiPriority w:val="1"/>
    <w:qFormat/>
    <w:rsid w:val="007F1F0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F1F02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B09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613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104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104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049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4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452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D7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c51">
    <w:name w:val="sc51"/>
    <w:basedOn w:val="DefaultParagraphFont"/>
    <w:rsid w:val="00A051B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051B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A051B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051B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A051B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950D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91B16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91B16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8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9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6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0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microsoft.com/office/2011/relationships/people" Target="people.xml"/><Relationship Id="rId10" Type="http://schemas.openxmlformats.org/officeDocument/2006/relationships/hyperlink" Target="http://localhost:8080/Tp/Transport_final/choose.php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701EF-3053-4C1C-B34F-21D53EEF4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4084</TotalTime>
  <Pages>11</Pages>
  <Words>1762</Words>
  <Characters>10046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Chalhoub</dc:creator>
  <cp:keywords/>
  <dc:description/>
  <cp:lastModifiedBy>Mohamad Chalhoub</cp:lastModifiedBy>
  <cp:revision>39</cp:revision>
  <dcterms:created xsi:type="dcterms:W3CDTF">2018-12-07T10:55:00Z</dcterms:created>
  <dcterms:modified xsi:type="dcterms:W3CDTF">2019-01-14T23:25:00Z</dcterms:modified>
</cp:coreProperties>
</file>